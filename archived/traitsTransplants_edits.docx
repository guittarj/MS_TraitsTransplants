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E3D3F" w14:textId="6492DFC0" w:rsidR="00F308F7" w:rsidRDefault="00F308F7" w:rsidP="00F308F7">
      <w:pPr>
        <w:spacing w:line="480" w:lineRule="auto"/>
        <w:rPr>
          <w:rFonts w:cs="Times New Roman"/>
          <w:szCs w:val="24"/>
        </w:rPr>
      </w:pPr>
      <w:r w:rsidRPr="00881BB5">
        <w:rPr>
          <w:rFonts w:cs="Times New Roman"/>
          <w:szCs w:val="24"/>
        </w:rPr>
        <w:t>RUNNING HEAD: Community response</w:t>
      </w:r>
      <w:r w:rsidR="00051E70">
        <w:rPr>
          <w:rFonts w:cs="Times New Roman"/>
          <w:szCs w:val="24"/>
        </w:rPr>
        <w:t>s</w:t>
      </w:r>
      <w:r w:rsidRPr="00881BB5">
        <w:rPr>
          <w:rFonts w:cs="Times New Roman"/>
          <w:szCs w:val="24"/>
        </w:rPr>
        <w:t xml:space="preserve"> to warming</w:t>
      </w:r>
    </w:p>
    <w:p w14:paraId="4C5244C2" w14:textId="77777777" w:rsidR="003D0634" w:rsidRPr="00881BB5" w:rsidRDefault="003D0634" w:rsidP="00F308F7">
      <w:pPr>
        <w:spacing w:line="480" w:lineRule="auto"/>
        <w:rPr>
          <w:rFonts w:cs="Times New Roman"/>
          <w:szCs w:val="24"/>
        </w:rPr>
      </w:pPr>
    </w:p>
    <w:p w14:paraId="68525EFE" w14:textId="42551896" w:rsidR="000C7E82" w:rsidRPr="00881BB5" w:rsidRDefault="00555F31" w:rsidP="00F308F7">
      <w:pPr>
        <w:pStyle w:val="Title"/>
        <w:rPr>
          <w:rFonts w:eastAsiaTheme="minorHAnsi" w:cs="Times New Roman"/>
          <w:spacing w:val="0"/>
          <w:kern w:val="0"/>
          <w:szCs w:val="24"/>
        </w:rPr>
      </w:pPr>
      <w:r w:rsidRPr="00881BB5">
        <w:rPr>
          <w:rFonts w:eastAsiaTheme="minorHAnsi" w:cs="Times New Roman"/>
          <w:spacing w:val="0"/>
          <w:kern w:val="0"/>
          <w:szCs w:val="24"/>
        </w:rPr>
        <w:t>TITLE: Can trait patterns along gradients predict plant community responses to climate change?</w:t>
      </w:r>
    </w:p>
    <w:p w14:paraId="7B256E85" w14:textId="77777777" w:rsidR="004B25E8" w:rsidRPr="00881BB5" w:rsidRDefault="004B25E8" w:rsidP="00F308F7">
      <w:pPr>
        <w:spacing w:line="480" w:lineRule="auto"/>
        <w:rPr>
          <w:rFonts w:cs="Times New Roman"/>
          <w:szCs w:val="24"/>
        </w:rPr>
      </w:pPr>
    </w:p>
    <w:p w14:paraId="54D65330" w14:textId="070864D2" w:rsidR="004B25E8" w:rsidRPr="00881BB5" w:rsidRDefault="004B25E8" w:rsidP="00F308F7">
      <w:pPr>
        <w:spacing w:line="480" w:lineRule="auto"/>
        <w:rPr>
          <w:rFonts w:cs="Times New Roman"/>
          <w:szCs w:val="24"/>
        </w:rPr>
      </w:pPr>
      <w:r w:rsidRPr="00881BB5">
        <w:rPr>
          <w:rFonts w:cs="Times New Roman"/>
          <w:szCs w:val="24"/>
        </w:rPr>
        <w:t>AUTHORS: John Guittar</w:t>
      </w:r>
      <w:r w:rsidRPr="002A5748">
        <w:rPr>
          <w:rFonts w:cs="Times New Roman"/>
          <w:szCs w:val="24"/>
          <w:vertAlign w:val="superscript"/>
        </w:rPr>
        <w:t>1</w:t>
      </w:r>
      <w:r w:rsidRPr="00881BB5">
        <w:rPr>
          <w:rFonts w:cs="Times New Roman"/>
          <w:szCs w:val="24"/>
        </w:rPr>
        <w:t xml:space="preserve">, </w:t>
      </w:r>
      <w:r w:rsidR="00292A60" w:rsidRPr="00881BB5">
        <w:rPr>
          <w:rFonts w:cs="Times New Roman"/>
          <w:szCs w:val="24"/>
        </w:rPr>
        <w:t>Vigdis Vandvik</w:t>
      </w:r>
      <w:r w:rsidR="00292A60" w:rsidRPr="002A5748">
        <w:rPr>
          <w:rFonts w:cs="Times New Roman"/>
          <w:szCs w:val="24"/>
          <w:vertAlign w:val="superscript"/>
        </w:rPr>
        <w:t>2</w:t>
      </w:r>
      <w:r w:rsidR="00292A60" w:rsidRPr="00881BB5">
        <w:rPr>
          <w:rFonts w:cs="Times New Roman"/>
          <w:szCs w:val="24"/>
        </w:rPr>
        <w:t xml:space="preserve">, </w:t>
      </w:r>
      <w:r w:rsidRPr="00881BB5">
        <w:rPr>
          <w:rFonts w:cs="Times New Roman"/>
          <w:szCs w:val="24"/>
        </w:rPr>
        <w:t>Kari Klanderud</w:t>
      </w:r>
      <w:r w:rsidR="00292A60" w:rsidRPr="002A5748">
        <w:rPr>
          <w:rFonts w:cs="Times New Roman"/>
          <w:szCs w:val="24"/>
          <w:vertAlign w:val="superscript"/>
        </w:rPr>
        <w:t>3</w:t>
      </w:r>
      <w:r w:rsidRPr="00881BB5">
        <w:rPr>
          <w:rFonts w:cs="Times New Roman"/>
          <w:szCs w:val="24"/>
        </w:rPr>
        <w:t>, Richard Telford</w:t>
      </w:r>
      <w:r w:rsidR="00292A60" w:rsidRPr="002A5748">
        <w:rPr>
          <w:rFonts w:cs="Times New Roman"/>
          <w:szCs w:val="24"/>
          <w:vertAlign w:val="superscript"/>
        </w:rPr>
        <w:t>2</w:t>
      </w:r>
      <w:r w:rsidRPr="00881BB5">
        <w:rPr>
          <w:rFonts w:cs="Times New Roman"/>
          <w:szCs w:val="24"/>
        </w:rPr>
        <w:t xml:space="preserve">, </w:t>
      </w:r>
      <w:r w:rsidR="00292A60" w:rsidRPr="00881BB5">
        <w:rPr>
          <w:rFonts w:cs="Times New Roman"/>
          <w:szCs w:val="24"/>
        </w:rPr>
        <w:t>Deborah Goldberg</w:t>
      </w:r>
      <w:r w:rsidR="00292A60" w:rsidRPr="002A5748">
        <w:rPr>
          <w:rFonts w:cs="Times New Roman"/>
          <w:szCs w:val="24"/>
          <w:vertAlign w:val="superscript"/>
        </w:rPr>
        <w:t>1</w:t>
      </w:r>
      <w:r w:rsidR="00292A60" w:rsidRPr="00881BB5">
        <w:rPr>
          <w:rFonts w:cs="Times New Roman"/>
          <w:szCs w:val="24"/>
        </w:rPr>
        <w:t>.</w:t>
      </w:r>
    </w:p>
    <w:p w14:paraId="3D423CEB" w14:textId="77777777" w:rsidR="004B25E8" w:rsidRPr="00881BB5" w:rsidRDefault="004B25E8" w:rsidP="00F308F7">
      <w:pPr>
        <w:spacing w:line="480" w:lineRule="auto"/>
        <w:rPr>
          <w:rFonts w:cs="Times New Roman"/>
          <w:szCs w:val="24"/>
        </w:rPr>
      </w:pPr>
    </w:p>
    <w:p w14:paraId="3127CD1A" w14:textId="77777777" w:rsidR="004B25E8" w:rsidRPr="00881BB5" w:rsidRDefault="004B25E8" w:rsidP="00F308F7">
      <w:pPr>
        <w:spacing w:line="480" w:lineRule="auto"/>
        <w:rPr>
          <w:rFonts w:cs="Times New Roman"/>
          <w:szCs w:val="24"/>
        </w:rPr>
      </w:pPr>
      <w:r w:rsidRPr="002A5748">
        <w:rPr>
          <w:rFonts w:cs="Times New Roman"/>
          <w:szCs w:val="24"/>
          <w:vertAlign w:val="superscript"/>
        </w:rPr>
        <w:t>1</w:t>
      </w:r>
      <w:r w:rsidRPr="00881BB5">
        <w:rPr>
          <w:rFonts w:cs="Times New Roman"/>
          <w:szCs w:val="24"/>
        </w:rPr>
        <w:t>Ecology and Evolutionary Biology, University of Michigan</w:t>
      </w:r>
    </w:p>
    <w:p w14:paraId="58992BC7" w14:textId="3F29A0EE" w:rsidR="004B25E8" w:rsidRPr="00881BB5" w:rsidRDefault="00292A60" w:rsidP="00F308F7">
      <w:pPr>
        <w:spacing w:line="480" w:lineRule="auto"/>
        <w:rPr>
          <w:rFonts w:cs="Times New Roman"/>
          <w:szCs w:val="24"/>
        </w:rPr>
      </w:pPr>
      <w:r w:rsidRPr="002A5748">
        <w:rPr>
          <w:rFonts w:cs="Times New Roman"/>
          <w:szCs w:val="24"/>
          <w:vertAlign w:val="superscript"/>
        </w:rPr>
        <w:t>2</w:t>
      </w:r>
      <w:r w:rsidR="004B25E8" w:rsidRPr="00881BB5">
        <w:rPr>
          <w:rFonts w:cs="Times New Roman"/>
          <w:szCs w:val="24"/>
        </w:rPr>
        <w:t>Department of Biology, University of Bergen, Bergen, Norway</w:t>
      </w:r>
    </w:p>
    <w:p w14:paraId="5258EA23" w14:textId="77777777" w:rsidR="00292A60" w:rsidRPr="00881BB5" w:rsidRDefault="00292A60" w:rsidP="00292A60">
      <w:pPr>
        <w:spacing w:line="480" w:lineRule="auto"/>
        <w:rPr>
          <w:rFonts w:cs="Times New Roman"/>
          <w:szCs w:val="24"/>
        </w:rPr>
      </w:pPr>
      <w:r w:rsidRPr="002A5748">
        <w:rPr>
          <w:rFonts w:cs="Times New Roman"/>
          <w:szCs w:val="24"/>
          <w:vertAlign w:val="superscript"/>
        </w:rPr>
        <w:t>3</w:t>
      </w:r>
      <w:r w:rsidRPr="00881BB5">
        <w:rPr>
          <w:rFonts w:cs="Times New Roman"/>
          <w:szCs w:val="24"/>
        </w:rPr>
        <w:t>Ecology and Natural Resource Management, Norwegian University of Life Sciences, Ås, Norway</w:t>
      </w:r>
    </w:p>
    <w:p w14:paraId="32CE533D" w14:textId="045B0790" w:rsidR="006D170D" w:rsidRPr="00881BB5" w:rsidRDefault="006D170D" w:rsidP="00F308F7">
      <w:pPr>
        <w:spacing w:line="480" w:lineRule="auto"/>
        <w:rPr>
          <w:rFonts w:cs="Times New Roman"/>
          <w:szCs w:val="24"/>
        </w:rPr>
      </w:pPr>
    </w:p>
    <w:p w14:paraId="73680E92" w14:textId="77777777" w:rsidR="00D86B10" w:rsidRPr="00881BB5" w:rsidRDefault="00D86B10" w:rsidP="00F308F7">
      <w:pPr>
        <w:spacing w:line="480" w:lineRule="auto"/>
        <w:rPr>
          <w:rFonts w:cs="Times New Roman"/>
          <w:szCs w:val="24"/>
        </w:rPr>
      </w:pPr>
      <w:r w:rsidRPr="00881BB5">
        <w:rPr>
          <w:rFonts w:cs="Times New Roman"/>
          <w:szCs w:val="24"/>
        </w:rPr>
        <w:t>Elements included in this submission:</w:t>
      </w:r>
    </w:p>
    <w:p w14:paraId="7BE48FA4" w14:textId="20091B85" w:rsidR="00D817BA" w:rsidRPr="00881BB5" w:rsidRDefault="00D86B10" w:rsidP="00503157">
      <w:pPr>
        <w:pStyle w:val="ListParagraph"/>
        <w:numPr>
          <w:ilvl w:val="0"/>
          <w:numId w:val="1"/>
        </w:numPr>
        <w:spacing w:line="480" w:lineRule="auto"/>
        <w:rPr>
          <w:rFonts w:cs="Times New Roman"/>
          <w:szCs w:val="24"/>
        </w:rPr>
      </w:pPr>
      <w:r w:rsidRPr="00881BB5">
        <w:rPr>
          <w:rFonts w:cs="Times New Roman"/>
          <w:szCs w:val="24"/>
        </w:rPr>
        <w:t>This manuscript</w:t>
      </w:r>
      <w:r w:rsidR="00503157">
        <w:rPr>
          <w:rFonts w:cs="Times New Roman"/>
          <w:szCs w:val="24"/>
        </w:rPr>
        <w:t xml:space="preserve"> (</w:t>
      </w:r>
      <w:r w:rsidR="00503157" w:rsidRPr="00503157">
        <w:rPr>
          <w:rFonts w:cs="Times New Roman"/>
          <w:i/>
          <w:szCs w:val="24"/>
        </w:rPr>
        <w:t>Guittar_etal_</w:t>
      </w:r>
      <w:del w:id="0" w:author="John Guittar" w:date="2016-04-12T21:31:00Z">
        <w:r w:rsidR="00503157" w:rsidRPr="00503157" w:rsidDel="00D82982">
          <w:rPr>
            <w:rFonts w:cs="Times New Roman"/>
            <w:i/>
            <w:szCs w:val="24"/>
          </w:rPr>
          <w:delText>2015Jan15</w:delText>
        </w:r>
      </w:del>
      <w:ins w:id="1" w:author="John Guittar" w:date="2016-04-12T21:31:00Z">
        <w:r w:rsidR="00D82982">
          <w:rPr>
            <w:rFonts w:cs="Times New Roman"/>
            <w:i/>
            <w:szCs w:val="24"/>
          </w:rPr>
          <w:t>2016April</w:t>
        </w:r>
      </w:ins>
      <w:r w:rsidR="00503157" w:rsidRPr="00503157">
        <w:rPr>
          <w:rFonts w:cs="Times New Roman"/>
          <w:i/>
          <w:szCs w:val="24"/>
        </w:rPr>
        <w:t>.docx</w:t>
      </w:r>
      <w:r w:rsidR="00503157" w:rsidRPr="00503157">
        <w:rPr>
          <w:rFonts w:cs="Times New Roman"/>
          <w:szCs w:val="24"/>
        </w:rPr>
        <w:t>)</w:t>
      </w:r>
      <w:r w:rsidR="00503157">
        <w:rPr>
          <w:rFonts w:cs="Times New Roman"/>
          <w:szCs w:val="24"/>
        </w:rPr>
        <w:t>.</w:t>
      </w:r>
    </w:p>
    <w:p w14:paraId="6762B5AA" w14:textId="42325357" w:rsidR="00051E70" w:rsidRDefault="003D0634" w:rsidP="00503157">
      <w:pPr>
        <w:pStyle w:val="ListParagraph"/>
        <w:numPr>
          <w:ilvl w:val="0"/>
          <w:numId w:val="1"/>
        </w:numPr>
        <w:spacing w:line="480" w:lineRule="auto"/>
        <w:rPr>
          <w:rFonts w:cs="Times New Roman"/>
          <w:szCs w:val="24"/>
        </w:rPr>
      </w:pPr>
      <w:r>
        <w:rPr>
          <w:rFonts w:cs="Times New Roman"/>
          <w:szCs w:val="24"/>
        </w:rPr>
        <w:t>Supporting information (</w:t>
      </w:r>
      <w:r w:rsidR="00503157" w:rsidRPr="00503157">
        <w:rPr>
          <w:rFonts w:cs="Times New Roman"/>
          <w:i/>
          <w:szCs w:val="24"/>
        </w:rPr>
        <w:t>Guittar_etal_201</w:t>
      </w:r>
      <w:ins w:id="2" w:author="John Guittar" w:date="2016-04-12T21:31:00Z">
        <w:r w:rsidR="00D82982">
          <w:rPr>
            <w:rFonts w:cs="Times New Roman"/>
            <w:i/>
            <w:szCs w:val="24"/>
          </w:rPr>
          <w:t>6April</w:t>
        </w:r>
      </w:ins>
      <w:del w:id="3" w:author="John Guittar" w:date="2016-04-12T21:32:00Z">
        <w:r w:rsidR="00503157" w:rsidRPr="00503157" w:rsidDel="00D82982">
          <w:rPr>
            <w:rFonts w:cs="Times New Roman"/>
            <w:i/>
            <w:szCs w:val="24"/>
          </w:rPr>
          <w:delText>Jan15</w:delText>
        </w:r>
      </w:del>
      <w:r w:rsidR="00503157" w:rsidRPr="00503157">
        <w:rPr>
          <w:rFonts w:cs="Times New Roman"/>
          <w:i/>
          <w:szCs w:val="24"/>
        </w:rPr>
        <w:t>_SupportingInformation.docx</w:t>
      </w:r>
      <w:r>
        <w:rPr>
          <w:rFonts w:cs="Times New Roman"/>
          <w:szCs w:val="24"/>
        </w:rPr>
        <w:t>)</w:t>
      </w:r>
      <w:r w:rsidR="00503157">
        <w:rPr>
          <w:rFonts w:cs="Times New Roman"/>
          <w:szCs w:val="24"/>
        </w:rPr>
        <w:t>.</w:t>
      </w:r>
    </w:p>
    <w:p w14:paraId="38262CEB" w14:textId="3F26FA4A" w:rsidR="00D86B10" w:rsidRPr="00881BB5" w:rsidRDefault="00503157" w:rsidP="003D0634">
      <w:pPr>
        <w:pStyle w:val="ListParagraph"/>
        <w:numPr>
          <w:ilvl w:val="0"/>
          <w:numId w:val="1"/>
        </w:numPr>
        <w:spacing w:line="480" w:lineRule="auto"/>
        <w:rPr>
          <w:rFonts w:cs="Times New Roman"/>
          <w:szCs w:val="24"/>
        </w:rPr>
      </w:pPr>
      <w:r>
        <w:rPr>
          <w:rFonts w:cs="Times New Roman"/>
          <w:szCs w:val="24"/>
        </w:rPr>
        <w:t xml:space="preserve">Rmd/R </w:t>
      </w:r>
      <w:r w:rsidR="003D0634" w:rsidRPr="003D0634">
        <w:rPr>
          <w:rFonts w:cs="Times New Roman"/>
          <w:szCs w:val="24"/>
        </w:rPr>
        <w:t>Scripts:</w:t>
      </w:r>
      <w:r w:rsidR="003D0634">
        <w:rPr>
          <w:rFonts w:cs="Times New Roman"/>
          <w:i/>
          <w:szCs w:val="24"/>
        </w:rPr>
        <w:t xml:space="preserve"> </w:t>
      </w:r>
      <w:del w:id="4" w:author="John Guittar" w:date="2016-04-12T21:33:00Z">
        <w:r w:rsidR="003D0634" w:rsidDel="00D82982">
          <w:rPr>
            <w:rFonts w:cs="Times New Roman"/>
            <w:i/>
            <w:szCs w:val="24"/>
          </w:rPr>
          <w:delText xml:space="preserve">(1) </w:delText>
        </w:r>
      </w:del>
      <w:r w:rsidR="003D0634" w:rsidRPr="003D0634">
        <w:rPr>
          <w:rFonts w:cs="Times New Roman"/>
          <w:i/>
          <w:szCs w:val="24"/>
        </w:rPr>
        <w:t>TraitAnalysis_</w:t>
      </w:r>
      <w:del w:id="5" w:author="John Guittar" w:date="2016-04-12T21:32:00Z">
        <w:r w:rsidR="003D0634" w:rsidRPr="003D0634" w:rsidDel="00D82982">
          <w:rPr>
            <w:rFonts w:cs="Times New Roman"/>
            <w:i/>
            <w:szCs w:val="24"/>
          </w:rPr>
          <w:delText>2016Jan15</w:delText>
        </w:r>
      </w:del>
      <w:ins w:id="6" w:author="John Guittar" w:date="2016-04-12T21:32:00Z">
        <w:r w:rsidR="00D82982" w:rsidRPr="003D0634">
          <w:rPr>
            <w:rFonts w:cs="Times New Roman"/>
            <w:i/>
            <w:szCs w:val="24"/>
          </w:rPr>
          <w:t>2016</w:t>
        </w:r>
        <w:r w:rsidR="00D82982">
          <w:rPr>
            <w:rFonts w:cs="Times New Roman"/>
            <w:i/>
            <w:szCs w:val="24"/>
          </w:rPr>
          <w:t>April</w:t>
        </w:r>
      </w:ins>
      <w:r w:rsidR="003D0634" w:rsidRPr="003D0634">
        <w:rPr>
          <w:rFonts w:cs="Times New Roman"/>
          <w:i/>
          <w:szCs w:val="24"/>
        </w:rPr>
        <w:t>.Rmd</w:t>
      </w:r>
      <w:r w:rsidR="00D817BA" w:rsidRPr="00881BB5">
        <w:rPr>
          <w:rFonts w:cs="Times New Roman"/>
          <w:szCs w:val="24"/>
        </w:rPr>
        <w:t xml:space="preserve">: </w:t>
      </w:r>
      <w:r w:rsidR="003D0634">
        <w:rPr>
          <w:rFonts w:cs="Times New Roman"/>
          <w:szCs w:val="24"/>
        </w:rPr>
        <w:t xml:space="preserve">The </w:t>
      </w:r>
      <w:del w:id="7" w:author="John Guittar" w:date="2016-04-12T21:34:00Z">
        <w:r w:rsidR="003D0634" w:rsidDel="00D82982">
          <w:rPr>
            <w:rFonts w:cs="Times New Roman"/>
            <w:szCs w:val="24"/>
          </w:rPr>
          <w:delText xml:space="preserve">main </w:delText>
        </w:r>
      </w:del>
      <w:r w:rsidR="00D817BA" w:rsidRPr="00881BB5">
        <w:rPr>
          <w:rFonts w:cs="Times New Roman"/>
          <w:szCs w:val="24"/>
        </w:rPr>
        <w:t xml:space="preserve">R markdown </w:t>
      </w:r>
      <w:del w:id="8" w:author="John Guittar" w:date="2016-04-12T21:34:00Z">
        <w:r w:rsidDel="00D82982">
          <w:rPr>
            <w:rFonts w:cs="Times New Roman"/>
            <w:szCs w:val="24"/>
          </w:rPr>
          <w:delText>script</w:delText>
        </w:r>
        <w:r w:rsidR="00D817BA" w:rsidRPr="00881BB5" w:rsidDel="00D82982">
          <w:rPr>
            <w:rFonts w:cs="Times New Roman"/>
            <w:szCs w:val="24"/>
          </w:rPr>
          <w:delText xml:space="preserve"> </w:delText>
        </w:r>
      </w:del>
      <w:ins w:id="9" w:author="John Guittar" w:date="2016-04-12T21:34:00Z">
        <w:r w:rsidR="00D82982">
          <w:rPr>
            <w:rFonts w:cs="Times New Roman"/>
            <w:szCs w:val="24"/>
          </w:rPr>
          <w:t>document</w:t>
        </w:r>
        <w:r w:rsidR="00D82982" w:rsidRPr="00881BB5">
          <w:rPr>
            <w:rFonts w:cs="Times New Roman"/>
            <w:szCs w:val="24"/>
          </w:rPr>
          <w:t xml:space="preserve"> </w:t>
        </w:r>
      </w:ins>
      <w:r w:rsidR="003D0634">
        <w:rPr>
          <w:rFonts w:cs="Times New Roman"/>
          <w:szCs w:val="24"/>
        </w:rPr>
        <w:t xml:space="preserve">used to </w:t>
      </w:r>
      <w:ins w:id="10" w:author="John Guittar" w:date="2016-04-12T21:34:00Z">
        <w:r w:rsidR="00D82982">
          <w:rPr>
            <w:rFonts w:cs="Times New Roman"/>
            <w:szCs w:val="24"/>
          </w:rPr>
          <w:t xml:space="preserve">process the data and </w:t>
        </w:r>
      </w:ins>
      <w:del w:id="11" w:author="John Guittar" w:date="2016-04-12T21:34:00Z">
        <w:r w:rsidR="003D0634" w:rsidDel="00D82982">
          <w:rPr>
            <w:rFonts w:cs="Times New Roman"/>
            <w:szCs w:val="24"/>
          </w:rPr>
          <w:delText xml:space="preserve">produce </w:delText>
        </w:r>
      </w:del>
      <w:ins w:id="12" w:author="John Guittar" w:date="2016-04-12T21:34:00Z">
        <w:r w:rsidR="00D82982">
          <w:rPr>
            <w:rFonts w:cs="Times New Roman"/>
            <w:szCs w:val="24"/>
          </w:rPr>
          <w:t xml:space="preserve">generate </w:t>
        </w:r>
      </w:ins>
      <w:r w:rsidR="003D0634">
        <w:rPr>
          <w:rFonts w:cs="Times New Roman"/>
          <w:szCs w:val="24"/>
        </w:rPr>
        <w:t xml:space="preserve">the tables and figures in this study. </w:t>
      </w:r>
      <w:r w:rsidR="003D0634" w:rsidRPr="00881BB5">
        <w:rPr>
          <w:rFonts w:cs="Times New Roman"/>
          <w:szCs w:val="24"/>
        </w:rPr>
        <w:t>The file will not run without the raw data</w:t>
      </w:r>
      <w:r w:rsidR="00842AEC">
        <w:rPr>
          <w:rFonts w:cs="Times New Roman"/>
          <w:szCs w:val="24"/>
        </w:rPr>
        <w:t xml:space="preserve"> (not yet included)</w:t>
      </w:r>
      <w:r w:rsidR="003D0634" w:rsidRPr="00881BB5">
        <w:rPr>
          <w:rFonts w:cs="Times New Roman"/>
          <w:szCs w:val="24"/>
        </w:rPr>
        <w:t>.</w:t>
      </w:r>
      <w:r w:rsidR="003D0634">
        <w:rPr>
          <w:rFonts w:cs="Times New Roman"/>
          <w:szCs w:val="24"/>
        </w:rPr>
        <w:t xml:space="preserve"> </w:t>
      </w:r>
      <w:ins w:id="13" w:author="John Guittar" w:date="2016-04-12T21:32:00Z">
        <w:r w:rsidR="00D82982">
          <w:rPr>
            <w:rFonts w:cs="Times New Roman"/>
            <w:szCs w:val="24"/>
          </w:rPr>
          <w:t xml:space="preserve">It </w:t>
        </w:r>
      </w:ins>
      <w:ins w:id="14" w:author="John Guittar" w:date="2016-04-12T21:34:00Z">
        <w:r w:rsidR="00D82982">
          <w:rPr>
            <w:rFonts w:cs="Times New Roman"/>
            <w:szCs w:val="24"/>
          </w:rPr>
          <w:t>sources</w:t>
        </w:r>
      </w:ins>
      <w:ins w:id="15" w:author="John Guittar" w:date="2016-04-12T21:32:00Z">
        <w:r w:rsidR="00D82982">
          <w:rPr>
            <w:rFonts w:cs="Times New Roman"/>
            <w:szCs w:val="24"/>
          </w:rPr>
          <w:t xml:space="preserve"> code from seven other scripts</w:t>
        </w:r>
      </w:ins>
      <w:ins w:id="16" w:author="John Guittar" w:date="2016-04-12T21:33:00Z">
        <w:r w:rsidR="00D82982">
          <w:rPr>
            <w:rFonts w:cs="Times New Roman"/>
            <w:szCs w:val="24"/>
          </w:rPr>
          <w:t xml:space="preserve"> (</w:t>
        </w:r>
        <w:r w:rsidR="00D82982" w:rsidRPr="00D82982">
          <w:rPr>
            <w:rFonts w:cs="Times New Roman"/>
            <w:i/>
            <w:szCs w:val="24"/>
            <w:rPrChange w:id="17" w:author="John Guittar" w:date="2016-04-12T21:33:00Z">
              <w:rPr>
                <w:rFonts w:cs="Times New Roman"/>
                <w:szCs w:val="24"/>
              </w:rPr>
            </w:rPrChange>
          </w:rPr>
          <w:t>Guittar_etal_Rscripts.zip</w:t>
        </w:r>
        <w:r w:rsidR="00D82982">
          <w:rPr>
            <w:rFonts w:cs="Times New Roman"/>
            <w:szCs w:val="24"/>
          </w:rPr>
          <w:t>).</w:t>
        </w:r>
      </w:ins>
      <w:del w:id="18" w:author="John Guittar" w:date="2016-04-12T21:33:00Z">
        <w:r w:rsidR="003D0634" w:rsidDel="00D82982">
          <w:rPr>
            <w:rFonts w:cs="Times New Roman"/>
            <w:szCs w:val="24"/>
          </w:rPr>
          <w:delText xml:space="preserve">(2) </w:delText>
        </w:r>
        <w:r w:rsidR="003D0634" w:rsidRPr="003D0634" w:rsidDel="00D82982">
          <w:rPr>
            <w:rFonts w:cs="Times New Roman"/>
            <w:i/>
            <w:szCs w:val="24"/>
          </w:rPr>
          <w:delText>bayesian_immigration_estimates.R</w:delText>
        </w:r>
        <w:r w:rsidR="003D0634" w:rsidDel="00D82982">
          <w:rPr>
            <w:rFonts w:cs="Times New Roman"/>
            <w:szCs w:val="24"/>
          </w:rPr>
          <w:delText xml:space="preserve">: used to generate parameter estimates; (3) </w:delText>
        </w:r>
        <w:r w:rsidR="003D0634" w:rsidRPr="003D0634" w:rsidDel="00D82982">
          <w:rPr>
            <w:rFonts w:cs="Times New Roman"/>
            <w:i/>
            <w:szCs w:val="24"/>
          </w:rPr>
          <w:delText>neutral_simulation.R</w:delText>
        </w:r>
        <w:r w:rsidR="003D0634" w:rsidDel="00D82982">
          <w:rPr>
            <w:rFonts w:cs="Times New Roman"/>
            <w:szCs w:val="24"/>
          </w:rPr>
          <w:delText xml:space="preserve">: the null model; (4) </w:delText>
        </w:r>
        <w:r w:rsidR="003D0634" w:rsidRPr="003D0634" w:rsidDel="00D82982">
          <w:rPr>
            <w:rFonts w:cs="Times New Roman"/>
            <w:i/>
            <w:szCs w:val="24"/>
          </w:rPr>
          <w:delText>custom_functions.R</w:delText>
        </w:r>
      </w:del>
      <w:r w:rsidR="003D0634">
        <w:rPr>
          <w:rFonts w:cs="Times New Roman"/>
          <w:szCs w:val="24"/>
        </w:rPr>
        <w:t xml:space="preserve">. </w:t>
      </w:r>
    </w:p>
    <w:p w14:paraId="5764DCCB" w14:textId="4BCEDE94" w:rsidR="00D817BA" w:rsidRPr="00881BB5" w:rsidRDefault="003D0634" w:rsidP="003D0634">
      <w:pPr>
        <w:pStyle w:val="ListParagraph"/>
        <w:numPr>
          <w:ilvl w:val="0"/>
          <w:numId w:val="1"/>
        </w:numPr>
        <w:spacing w:line="480" w:lineRule="auto"/>
        <w:rPr>
          <w:rFonts w:cs="Times New Roman"/>
          <w:szCs w:val="24"/>
        </w:rPr>
      </w:pPr>
      <w:r w:rsidRPr="003D0634">
        <w:rPr>
          <w:rFonts w:cs="Times New Roman"/>
          <w:i/>
          <w:szCs w:val="24"/>
        </w:rPr>
        <w:t>traitdataTable.csv</w:t>
      </w:r>
      <w:r w:rsidR="00D817BA" w:rsidRPr="00881BB5">
        <w:rPr>
          <w:rFonts w:cs="Times New Roman"/>
          <w:szCs w:val="24"/>
        </w:rPr>
        <w:t xml:space="preserve">: </w:t>
      </w:r>
      <w:r w:rsidR="00842AEC">
        <w:rPr>
          <w:rFonts w:cs="Times New Roman"/>
          <w:szCs w:val="24"/>
        </w:rPr>
        <w:t xml:space="preserve">a </w:t>
      </w:r>
      <w:r w:rsidR="00D817BA" w:rsidRPr="00881BB5">
        <w:rPr>
          <w:rFonts w:cs="Times New Roman"/>
          <w:szCs w:val="24"/>
        </w:rPr>
        <w:t>list of species found in this study and their accompanying trait data.</w:t>
      </w:r>
    </w:p>
    <w:p w14:paraId="1ADED1A0" w14:textId="77777777" w:rsidR="00D817BA" w:rsidRPr="00881BB5" w:rsidRDefault="00D817BA" w:rsidP="00F308F7">
      <w:pPr>
        <w:spacing w:line="480" w:lineRule="auto"/>
        <w:rPr>
          <w:rFonts w:cs="Times New Roman"/>
          <w:szCs w:val="24"/>
        </w:rPr>
      </w:pPr>
    </w:p>
    <w:p w14:paraId="1C1E10EB" w14:textId="38DFC3BE" w:rsidR="00D86B10" w:rsidRPr="00881BB5" w:rsidRDefault="00D86B10" w:rsidP="00F308F7">
      <w:pPr>
        <w:spacing w:line="480" w:lineRule="auto"/>
        <w:rPr>
          <w:rFonts w:cs="Times New Roman"/>
          <w:szCs w:val="24"/>
        </w:rPr>
      </w:pPr>
      <w:r w:rsidRPr="00881BB5">
        <w:rPr>
          <w:rFonts w:cs="Times New Roman"/>
          <w:szCs w:val="24"/>
        </w:rPr>
        <w:lastRenderedPageBreak/>
        <w:t>This submission is meant for consideration as an ‘article.’</w:t>
      </w:r>
      <w:r w:rsidR="00F47244" w:rsidRPr="00881BB5">
        <w:rPr>
          <w:rFonts w:cs="Times New Roman"/>
          <w:szCs w:val="24"/>
        </w:rPr>
        <w:br w:type="page"/>
      </w:r>
    </w:p>
    <w:p w14:paraId="6937FFFE" w14:textId="61A3771B" w:rsidR="00555F31" w:rsidRPr="00881BB5" w:rsidRDefault="009E6D83" w:rsidP="00F308F7">
      <w:pPr>
        <w:tabs>
          <w:tab w:val="left" w:pos="720"/>
        </w:tabs>
        <w:spacing w:line="480" w:lineRule="auto"/>
        <w:rPr>
          <w:rFonts w:cs="Times New Roman"/>
          <w:szCs w:val="24"/>
        </w:rPr>
      </w:pPr>
      <w:r w:rsidRPr="00881BB5">
        <w:rPr>
          <w:rFonts w:cs="Times New Roman"/>
          <w:b/>
          <w:szCs w:val="24"/>
        </w:rPr>
        <w:lastRenderedPageBreak/>
        <w:t xml:space="preserve">Abstract: </w:t>
      </w:r>
      <w:r w:rsidR="00B130BE" w:rsidRPr="00B130BE">
        <w:rPr>
          <w:rFonts w:cs="Times New Roman"/>
          <w:szCs w:val="24"/>
        </w:rPr>
        <w:t xml:space="preserve">Plant functional traits vary consistently along climate gradients </w:t>
      </w:r>
      <w:r w:rsidR="00B130BE">
        <w:rPr>
          <w:rFonts w:cs="Times New Roman"/>
          <w:szCs w:val="24"/>
        </w:rPr>
        <w:t xml:space="preserve">and </w:t>
      </w:r>
      <w:r w:rsidR="00B130BE" w:rsidRPr="00B130BE">
        <w:rPr>
          <w:rFonts w:cs="Times New Roman"/>
          <w:szCs w:val="24"/>
        </w:rPr>
        <w:t xml:space="preserve">are </w:t>
      </w:r>
      <w:r w:rsidR="00B130BE">
        <w:rPr>
          <w:rFonts w:cs="Times New Roman"/>
          <w:szCs w:val="24"/>
        </w:rPr>
        <w:t xml:space="preserve">therefore </w:t>
      </w:r>
      <w:r w:rsidR="00B130BE" w:rsidRPr="00B130BE">
        <w:rPr>
          <w:rFonts w:cs="Times New Roman"/>
          <w:szCs w:val="24"/>
        </w:rPr>
        <w:t xml:space="preserve">potential predictors of plant community response to climate change. We test this </w:t>
      </w:r>
      <w:r w:rsidR="00B130BE">
        <w:rPr>
          <w:rFonts w:cs="Times New Roman"/>
          <w:szCs w:val="24"/>
        </w:rPr>
        <w:t xml:space="preserve">space-for-time </w:t>
      </w:r>
      <w:r w:rsidR="00B130BE" w:rsidRPr="00B130BE">
        <w:rPr>
          <w:rFonts w:cs="Times New Roman"/>
          <w:szCs w:val="24"/>
        </w:rPr>
        <w:t xml:space="preserve">assumption by combining a spatial gradient study with whole-community turf transplantation along temperature and precipitation gradients in a network of twelve grassland sites in Southern Norway. Using data on eight traits for 169 species and annual vegetation censuses of 235 turfs over five years, we quantified trait-based responses to climate change by comparing observed community dynamics in transplanted turfs to </w:t>
      </w:r>
      <w:del w:id="19" w:author="John Guittar" w:date="2016-03-28T22:39:00Z">
        <w:r w:rsidR="00B130BE" w:rsidRPr="00B130BE" w:rsidDel="00A4575D">
          <w:rPr>
            <w:rFonts w:cs="Times New Roman"/>
            <w:szCs w:val="24"/>
          </w:rPr>
          <w:delText xml:space="preserve">mechanistic </w:delText>
        </w:r>
      </w:del>
      <w:r w:rsidR="00B130BE" w:rsidRPr="00B130BE">
        <w:rPr>
          <w:rFonts w:cs="Times New Roman"/>
          <w:szCs w:val="24"/>
        </w:rPr>
        <w:t xml:space="preserve">field-parameterized null model simulations. Of the eight traits tested, </w:t>
      </w:r>
      <w:del w:id="20" w:author="John Guittar" w:date="2016-04-12T21:35:00Z">
        <w:r w:rsidR="00B130BE" w:rsidRPr="00B130BE" w:rsidDel="00D82982">
          <w:rPr>
            <w:rFonts w:cs="Times New Roman"/>
            <w:szCs w:val="24"/>
          </w:rPr>
          <w:delText xml:space="preserve">only </w:delText>
        </w:r>
      </w:del>
      <w:r w:rsidR="00B130BE" w:rsidRPr="00B130BE">
        <w:rPr>
          <w:rFonts w:cs="Times New Roman"/>
          <w:szCs w:val="24"/>
        </w:rPr>
        <w:t>species maximum height</w:t>
      </w:r>
      <w:ins w:id="21" w:author="John Guittar" w:date="2016-04-12T21:35:00Z">
        <w:r w:rsidR="00D82982">
          <w:rPr>
            <w:rFonts w:cs="Times New Roman"/>
            <w:szCs w:val="24"/>
          </w:rPr>
          <w:t>,</w:t>
        </w:r>
      </w:ins>
      <w:r w:rsidR="00B130BE" w:rsidRPr="00B130BE">
        <w:rPr>
          <w:rFonts w:cs="Times New Roman"/>
          <w:szCs w:val="24"/>
        </w:rPr>
        <w:t xml:space="preserve"> </w:t>
      </w:r>
      <w:del w:id="22" w:author="John Guittar" w:date="2016-04-12T21:35:00Z">
        <w:r w:rsidR="00B130BE" w:rsidRPr="00B130BE" w:rsidDel="00D82982">
          <w:rPr>
            <w:rFonts w:cs="Times New Roman"/>
            <w:szCs w:val="24"/>
          </w:rPr>
          <w:delText xml:space="preserve">and </w:delText>
        </w:r>
      </w:del>
      <w:r w:rsidR="00B130BE" w:rsidRPr="00B130BE">
        <w:rPr>
          <w:rFonts w:cs="Times New Roman"/>
          <w:szCs w:val="24"/>
        </w:rPr>
        <w:t>bud number (i.e. the number of dormant meristems)</w:t>
      </w:r>
      <w:ins w:id="23" w:author="John Guittar" w:date="2016-04-12T21:35:00Z">
        <w:r w:rsidR="00D82982">
          <w:rPr>
            <w:rFonts w:cs="Times New Roman"/>
            <w:szCs w:val="24"/>
          </w:rPr>
          <w:t xml:space="preserve">, and </w:t>
        </w:r>
      </w:ins>
      <w:ins w:id="24" w:author="John Guittar" w:date="2016-04-12T21:36:00Z">
        <w:r w:rsidR="007807F5">
          <w:rPr>
            <w:rFonts w:cs="Times New Roman"/>
            <w:szCs w:val="24"/>
          </w:rPr>
          <w:t>ramet</w:t>
        </w:r>
      </w:ins>
      <w:ins w:id="25" w:author="John Guittar" w:date="2016-04-12T21:35:00Z">
        <w:r w:rsidR="00D82982">
          <w:rPr>
            <w:rFonts w:cs="Times New Roman"/>
            <w:szCs w:val="24"/>
          </w:rPr>
          <w:t>-ramet connection persistence</w:t>
        </w:r>
      </w:ins>
      <w:r w:rsidR="00B130BE" w:rsidRPr="00B130BE">
        <w:rPr>
          <w:rFonts w:cs="Times New Roman"/>
          <w:szCs w:val="24"/>
        </w:rPr>
        <w:t xml:space="preserve"> – traits with significant </w:t>
      </w:r>
      <w:del w:id="26" w:author="John Guittar" w:date="2016-04-12T21:36:00Z">
        <w:r w:rsidR="00B130BE" w:rsidRPr="00B130BE" w:rsidDel="007807F5">
          <w:rPr>
            <w:rFonts w:cs="Times New Roman"/>
            <w:szCs w:val="24"/>
          </w:rPr>
          <w:delText xml:space="preserve">positive and negative </w:delText>
        </w:r>
      </w:del>
      <w:r w:rsidR="00B130BE" w:rsidRPr="00B130BE">
        <w:rPr>
          <w:rFonts w:cs="Times New Roman"/>
          <w:szCs w:val="24"/>
        </w:rPr>
        <w:t xml:space="preserve">associations to temperature, respectively – correlated to changes in species abundances in turfs transplanted to warmer climates. </w:t>
      </w:r>
      <w:del w:id="27" w:author="John Guittar" w:date="2016-04-12T21:36:00Z">
        <w:r w:rsidR="00B130BE" w:rsidRPr="00B130BE" w:rsidDel="007807F5">
          <w:rPr>
            <w:rFonts w:cs="Times New Roman"/>
            <w:szCs w:val="24"/>
          </w:rPr>
          <w:delText xml:space="preserve">Three </w:delText>
        </w:r>
      </w:del>
      <w:ins w:id="28" w:author="John Guittar" w:date="2016-04-12T21:36:00Z">
        <w:r w:rsidR="007807F5">
          <w:rPr>
            <w:rFonts w:cs="Times New Roman"/>
            <w:szCs w:val="24"/>
          </w:rPr>
          <w:t>Two</w:t>
        </w:r>
        <w:r w:rsidR="007807F5" w:rsidRPr="00B130BE">
          <w:rPr>
            <w:rFonts w:cs="Times New Roman"/>
            <w:szCs w:val="24"/>
          </w:rPr>
          <w:t xml:space="preserve"> </w:t>
        </w:r>
      </w:ins>
      <w:r w:rsidR="00B130BE" w:rsidRPr="00B130BE">
        <w:rPr>
          <w:rFonts w:cs="Times New Roman"/>
          <w:szCs w:val="24"/>
        </w:rPr>
        <w:t>other traits correlated positively with temperature over space (SLA, leaf area</w:t>
      </w:r>
      <w:del w:id="29" w:author="John Guittar" w:date="2016-04-12T21:36:00Z">
        <w:r w:rsidR="00B130BE" w:rsidRPr="00B130BE" w:rsidDel="007807F5">
          <w:rPr>
            <w:rFonts w:cs="Times New Roman"/>
            <w:szCs w:val="24"/>
          </w:rPr>
          <w:delText>, persistence of ramet-ramet connections</w:delText>
        </w:r>
      </w:del>
      <w:r w:rsidR="00B130BE" w:rsidRPr="00B130BE">
        <w:rPr>
          <w:rFonts w:cs="Times New Roman"/>
          <w:szCs w:val="24"/>
        </w:rPr>
        <w:t xml:space="preserve">) but not </w:t>
      </w:r>
      <w:r w:rsidR="00B130BE">
        <w:rPr>
          <w:rFonts w:cs="Times New Roman"/>
          <w:szCs w:val="24"/>
        </w:rPr>
        <w:t xml:space="preserve">with </w:t>
      </w:r>
      <w:r w:rsidR="00B130BE" w:rsidRPr="00B130BE">
        <w:rPr>
          <w:rFonts w:cs="Times New Roman"/>
          <w:szCs w:val="24"/>
        </w:rPr>
        <w:t>changes in species abundances following warming. Our results support the hypothesis that spatial associations between plant traits and broad-scale climate variables can be predictive of community response to climate change, but illustrate that the strength</w:t>
      </w:r>
      <w:r w:rsidR="00B130BE">
        <w:rPr>
          <w:rFonts w:cs="Times New Roman"/>
          <w:szCs w:val="24"/>
        </w:rPr>
        <w:t>s</w:t>
      </w:r>
      <w:r w:rsidR="00B130BE" w:rsidRPr="00B130BE">
        <w:rPr>
          <w:rFonts w:cs="Times New Roman"/>
          <w:szCs w:val="24"/>
        </w:rPr>
        <w:t xml:space="preserve"> of trait patterns along gradients are not necessarily proportional to their</w:t>
      </w:r>
      <w:r w:rsidR="008E1016">
        <w:rPr>
          <w:rFonts w:cs="Times New Roman"/>
          <w:szCs w:val="24"/>
        </w:rPr>
        <w:t xml:space="preserve"> influence</w:t>
      </w:r>
      <w:r w:rsidR="00B130BE" w:rsidRPr="00B130BE">
        <w:rPr>
          <w:rFonts w:cs="Times New Roman"/>
          <w:szCs w:val="24"/>
        </w:rPr>
        <w:t>.</w:t>
      </w:r>
    </w:p>
    <w:p w14:paraId="50BC8DAC" w14:textId="77777777" w:rsidR="00555F31" w:rsidRPr="00881BB5" w:rsidRDefault="00555F31" w:rsidP="00F308F7">
      <w:pPr>
        <w:tabs>
          <w:tab w:val="left" w:pos="720"/>
        </w:tabs>
        <w:spacing w:line="480" w:lineRule="auto"/>
        <w:rPr>
          <w:rFonts w:cs="Times New Roman"/>
          <w:szCs w:val="24"/>
        </w:rPr>
      </w:pPr>
    </w:p>
    <w:p w14:paraId="2DD4D8E8" w14:textId="77777777" w:rsidR="009E6D83" w:rsidRPr="00881BB5" w:rsidRDefault="00555F31" w:rsidP="00CC4B01">
      <w:pPr>
        <w:pStyle w:val="Title"/>
        <w:rPr>
          <w:rFonts w:eastAsiaTheme="minorHAnsi" w:cs="Times New Roman"/>
          <w:spacing w:val="0"/>
          <w:kern w:val="0"/>
          <w:szCs w:val="24"/>
        </w:rPr>
      </w:pPr>
      <w:r w:rsidRPr="00881BB5">
        <w:rPr>
          <w:rFonts w:eastAsiaTheme="minorHAnsi" w:cs="Times New Roman"/>
          <w:b/>
          <w:spacing w:val="0"/>
          <w:kern w:val="0"/>
          <w:szCs w:val="24"/>
        </w:rPr>
        <w:t xml:space="preserve">Keywords: </w:t>
      </w:r>
      <w:r w:rsidRPr="00881BB5">
        <w:rPr>
          <w:rFonts w:eastAsiaTheme="minorHAnsi" w:cs="Times New Roman"/>
          <w:spacing w:val="0"/>
          <w:kern w:val="0"/>
          <w:szCs w:val="24"/>
        </w:rPr>
        <w:t>Plant functional traits, clonal traits, environmental gradient analysis, turf transplantation, grasslands, alpine plant communities, community response.</w:t>
      </w:r>
    </w:p>
    <w:p w14:paraId="542B17A6" w14:textId="77777777" w:rsidR="009E6D83" w:rsidRPr="00881BB5" w:rsidRDefault="009E6D83" w:rsidP="00CC4B01">
      <w:pPr>
        <w:pStyle w:val="Title"/>
        <w:rPr>
          <w:rFonts w:eastAsiaTheme="minorHAnsi" w:cs="Times New Roman"/>
          <w:spacing w:val="0"/>
          <w:kern w:val="0"/>
          <w:szCs w:val="24"/>
        </w:rPr>
      </w:pPr>
    </w:p>
    <w:p w14:paraId="2279259C" w14:textId="5992148C" w:rsidR="006D170D" w:rsidRPr="00881BB5" w:rsidRDefault="006D170D" w:rsidP="00CC4B01">
      <w:pPr>
        <w:pStyle w:val="Heading1"/>
        <w:spacing w:before="0" w:line="480" w:lineRule="auto"/>
        <w:rPr>
          <w:rFonts w:eastAsiaTheme="minorHAnsi"/>
        </w:rPr>
      </w:pPr>
      <w:r w:rsidRPr="00881BB5">
        <w:t>INTRODUCTION</w:t>
      </w:r>
    </w:p>
    <w:p w14:paraId="1CAD6500" w14:textId="5A9FF87E" w:rsidR="00D17591" w:rsidRPr="00881BB5" w:rsidRDefault="00885341" w:rsidP="00CC4B01">
      <w:pPr>
        <w:spacing w:line="480" w:lineRule="auto"/>
        <w:ind w:firstLine="720"/>
        <w:rPr>
          <w:rFonts w:cs="Times New Roman"/>
          <w:szCs w:val="24"/>
        </w:rPr>
      </w:pPr>
      <w:r w:rsidRPr="00881BB5">
        <w:rPr>
          <w:rFonts w:cs="Times New Roman"/>
          <w:szCs w:val="24"/>
        </w:rPr>
        <w:t xml:space="preserve">Plant </w:t>
      </w:r>
      <w:r w:rsidR="008248B3" w:rsidRPr="00881BB5">
        <w:rPr>
          <w:rFonts w:cs="Times New Roman"/>
          <w:szCs w:val="24"/>
        </w:rPr>
        <w:t>functional trait</w:t>
      </w:r>
      <w:r w:rsidR="00DB5557" w:rsidRPr="00881BB5">
        <w:rPr>
          <w:rFonts w:cs="Times New Roman"/>
          <w:szCs w:val="24"/>
        </w:rPr>
        <w:t>s</w:t>
      </w:r>
      <w:r w:rsidR="008248B3" w:rsidRPr="00881BB5">
        <w:rPr>
          <w:rFonts w:cs="Times New Roman"/>
          <w:szCs w:val="24"/>
        </w:rPr>
        <w:t>, defined as measurable species characteristics with explicit connections to individual performance, refl</w:t>
      </w:r>
      <w:r w:rsidR="005F1DB2" w:rsidRPr="00881BB5">
        <w:rPr>
          <w:rFonts w:cs="Times New Roman"/>
          <w:szCs w:val="24"/>
        </w:rPr>
        <w:t>ect plant ecological strateg</w:t>
      </w:r>
      <w:r w:rsidR="00CF2ED3" w:rsidRPr="00881BB5">
        <w:rPr>
          <w:rFonts w:cs="Times New Roman"/>
          <w:szCs w:val="24"/>
        </w:rPr>
        <w:t>y</w:t>
      </w:r>
      <w:r w:rsidR="004B78AC" w:rsidRPr="00881BB5">
        <w:rPr>
          <w:rFonts w:cs="Times New Roman"/>
          <w:szCs w:val="24"/>
        </w:rPr>
        <w:t xml:space="preserve"> and</w:t>
      </w:r>
      <w:r w:rsidR="000C7E82" w:rsidRPr="00881BB5">
        <w:rPr>
          <w:rFonts w:cs="Times New Roman"/>
          <w:szCs w:val="24"/>
        </w:rPr>
        <w:t xml:space="preserve"> </w:t>
      </w:r>
      <w:r w:rsidR="00CE2CAF" w:rsidRPr="00881BB5">
        <w:rPr>
          <w:rFonts w:cs="Times New Roman"/>
          <w:szCs w:val="24"/>
        </w:rPr>
        <w:t xml:space="preserve">associate with </w:t>
      </w:r>
      <w:r w:rsidR="00CE2CAF" w:rsidRPr="00881BB5">
        <w:rPr>
          <w:rFonts w:cs="Times New Roman"/>
          <w:szCs w:val="24"/>
        </w:rPr>
        <w:lastRenderedPageBreak/>
        <w:t>environmental factors at many spatial and ecological scales</w:t>
      </w:r>
      <w:r w:rsidR="005F1DB2" w:rsidRPr="00881BB5">
        <w:rPr>
          <w:rFonts w:cs="Times New Roman"/>
          <w:szCs w:val="24"/>
        </w:rPr>
        <w:t xml:space="preserve"> </w:t>
      </w:r>
      <w:r w:rsidR="005F1DB2" w:rsidRPr="00881BB5">
        <w:rPr>
          <w:rFonts w:cs="Times New Roman"/>
          <w:szCs w:val="24"/>
        </w:rPr>
        <w:fldChar w:fldCharType="begin" w:fldLock="1"/>
      </w:r>
      <w:r w:rsidR="00397549">
        <w:rPr>
          <w:rFonts w:cs="Times New Roman"/>
          <w:szCs w:val="24"/>
        </w:rPr>
        <w:instrText>ADDIN CSL_CITATION { "citationItems" : [ { "id" : "ITEM-1", "itemData" : {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and Evolution", "id" : "ITEM-1", "issue" : "4", "issued" : { "date-parts" : [ [ "2006" ] ] }, "page" : "178-185", "publisher" : "Elsevier", "title" : "Rebuilding community ecology from functional traits.", "type" : "article-journal", "volume" : "21" }, "uris" : [ "http://www.mendeley.com/documents/?uuid=2b3c9757-3366-4a0a-9667-15295d6f8850" ] }, { "id" : "ITEM-2", "itemData" : { "abstract" : "In its simplest definition, a trait is a surrogate of organismal performance, and this meaning of the term has been used by evolutionists for a long time. Over the last three decades, developments in community and ecosystem ecology have forced the concept of trait beyond these original boundaries, and trait-based approaches are now widely used in studies ranging from the level of organisms to that of ecosystems. Despite some attempts to fix the terminology, especially in plant ecology, there is currently a high degree of confusion in the use, not only of the term \"trait\" itself, but also in the underlying concepts it refers to. We therefore give an unambiguous definition of plant trait, with a particular emphasis on functional trait. A hierarchical perspective is proposed, extending the \"performance paradigm\" to plant ecology. \"Functional traits\" are defined as morpho-physio-phenological traits which impact fitness indirectly via their effects on growth, reproduction and survival, the three components of individual performance. We finally present an integrative framework explaining how changes in trait values due to environmental variations are translated into organismal performance, and how these changes may influence processes at higher organizational levels. We argue that this can be achieved by developing \"integration functions\" which can be grouped into functional response (community level) and effect (ecosystem level) algorithms.", "author" : [ { "dropping-particle" : "", "family" : "Violle", "given" : "Cyrille", "non-dropping-particle" : "", "parse-names" : false, "suffix" : "" }, { "dropping-particle" : "", "family" : "Navas", "given" : "M",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"Irene", "non-dropping-particle" : "", "parse-names" : false, "suffix" : "" }, { "dropping-particle" : "", "family" : "Garnier", "given" : "Eric", "non-dropping-particle" : "", "parse-names" : false, "suffix" : "" } ], "container-title" : "Oikos", "id" : "ITEM-2", "issue" : "5", "issued" : { "date-parts" : [ [ "2007" ] ] }, "page" : "882-892", "title" : "Let the concept of trait be functional!", "type" : "article-journal", "volume" : "116" }, "uris" : [ "http://www.mendeley.com/documents/?uuid=58fb2195-bb97-459a-af99-939c67a29e62" ] }, { "id" : "ITEM-3",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"non-dropping-particle" : "", "parse-names" : false, "suffix" : "" } ], "container-title" : "Global Ecology and Biogeography", "id" : "ITEM-3", "issue" : "5", "issued" : { "date-parts" : [ [ "2005" ] ] }, "page" : "411-421", "title" : "Modulation of leaf economic traits and trait relationships by climate", "type" : "article-journal", "volume" : "14" }, "uris" : [ "http://www.mendeley.com/documents/?uuid=3de39749-a8ce-4b28-b26b-1a7afbb5cfd8" ] }, { "id" : "ITEM-4", "itemData" : { "DOI" : "10.1016/j.tree.2004.09.003", "ISSN" : "01695347", "author" : [ { "dropping-particle" : "", "family" : "Silvertown", "given" : "J", "non-dropping-particle" : "", "parse-names" : false, "suffix" : "" } ], "container-title" : "Trends in Ecology and Evolution", "id" : "ITEM-4", "issue" : "11", "issued" : { "date-parts" : [ [ "2004", "11" ] ] }, "page" : "605-611", "title" : "Plant coexistence and the niche", "type" : "article-journal", "volume" : "19" }, "uris" : [ "http://www.mendeley.com/documents/?uuid=b89288ae-f6a0-4f62-804b-da98a9357630" ] } ], "mendeley" : { "formattedCitation" : "(Silvertown 2004, Wright et al. 2005, McGill et al. 2006, Violle et al. 2007)", "plainTextFormattedCitation" : "(Silvertown 2004, Wright et al. 2005, McGill et al. 2006, Violle et al. 2007)", "previouslyFormattedCitation" : "(Silvertown 2004, Wright et al. 2005, McGill et al. 2006, Violle et al. 2007)" }, "properties" : { "noteIndex" : 0 }, "schema" : "https://github.com/citation-style-language/schema/raw/master/csl-citation.json" }</w:instrText>
      </w:r>
      <w:r w:rsidR="005F1DB2" w:rsidRPr="00881BB5">
        <w:rPr>
          <w:rFonts w:cs="Times New Roman"/>
          <w:szCs w:val="24"/>
        </w:rPr>
        <w:fldChar w:fldCharType="separate"/>
      </w:r>
      <w:r w:rsidR="00881BB5" w:rsidRPr="00881BB5">
        <w:rPr>
          <w:rFonts w:cs="Times New Roman"/>
          <w:noProof/>
          <w:szCs w:val="24"/>
          <w:lang w:val="nb-NO"/>
        </w:rPr>
        <w:t>(Silvertown 2004, Wright et al. 2005, McGill et al. 2006, Violle et al. 2007)</w:t>
      </w:r>
      <w:r w:rsidR="005F1DB2" w:rsidRPr="00881BB5">
        <w:rPr>
          <w:rFonts w:cs="Times New Roman"/>
          <w:szCs w:val="24"/>
        </w:rPr>
        <w:fldChar w:fldCharType="end"/>
      </w:r>
      <w:r w:rsidR="008248B3" w:rsidRPr="00881BB5">
        <w:rPr>
          <w:rFonts w:cs="Times New Roman"/>
          <w:szCs w:val="24"/>
          <w:lang w:val="nb-NO"/>
        </w:rPr>
        <w:t>.</w:t>
      </w:r>
      <w:r w:rsidR="00CE2CAF" w:rsidRPr="00881BB5">
        <w:rPr>
          <w:rFonts w:cs="Times New Roman"/>
          <w:szCs w:val="24"/>
          <w:lang w:val="nb-NO"/>
        </w:rPr>
        <w:t xml:space="preserve"> </w:t>
      </w:r>
      <w:r w:rsidR="007F00BF" w:rsidRPr="00881BB5">
        <w:rPr>
          <w:rFonts w:cs="Times New Roman"/>
          <w:szCs w:val="24"/>
        </w:rPr>
        <w:t>Often</w:t>
      </w:r>
      <w:r w:rsidR="009E13C1" w:rsidRPr="00881BB5">
        <w:rPr>
          <w:rFonts w:cs="Times New Roman"/>
          <w:szCs w:val="24"/>
        </w:rPr>
        <w:t>, t</w:t>
      </w:r>
      <w:r w:rsidR="00CD1713" w:rsidRPr="00881BB5">
        <w:rPr>
          <w:rFonts w:cs="Times New Roman"/>
          <w:szCs w:val="24"/>
        </w:rPr>
        <w:t xml:space="preserve">he influence of environmental variables on community composition is inferred from patterns of community-weighted mean trait values along spatial environmental gradients </w:t>
      </w:r>
      <w:r w:rsidR="00CD1713" w:rsidRPr="00881BB5">
        <w:rPr>
          <w:rFonts w:cs="Times New Roman"/>
          <w:szCs w:val="24"/>
        </w:rPr>
        <w:fldChar w:fldCharType="begin" w:fldLock="1"/>
      </w:r>
      <w:r w:rsidR="002A5748">
        <w:rPr>
          <w:rFonts w:cs="Times New Roman"/>
          <w:szCs w:val="24"/>
        </w:rPr>
        <w:instrText>ADDIN CSL_CITATION { "citationItems" : [ { "id" : "ITEM-1",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"ITEM-1", "issue" : "5901", "issued" : { "date-parts" : [ [ "2008" ] ] }, "page" : "580", "publisher" : "American Association for the Advancement of Science", "title" : "Functional traits and niche-based tree community assembly in an Amazonian forest", "type" : "article-journal", "volume" : "322" }, "uris" : [ "http://www.mendeley.com/documents/?uuid=55e9d7a0-4469-4aec-a0dd-7dad269a4bfa" ] }, { "id" : "ITEM-2", "itemData" : { "author" : [ { "dropping-particle" : "", "family" : "Cornwell", "given" : "WK", "non-dropping-particle" : "", "parse-names" : false, "suffix" : "" }, { "dropping-particle" : "", "family" : "Ackerly", "given" : "DD", "non-dropping-particle" : "", "parse-names" : false, "suffix" : "" } ], "container-title" : "Ecological Monographs", "id" : "ITEM-2", "issue" : "1", "issued" : { "date-parts" : [ [ "2009" ] ] }, "page" : "109-126", "title" : "Community assembly and shifts in plant trait distributions across an environmental gradient in coastal California", "type" : "article-journal", "volume" : "79" }, "uris" : [ "http://www.mendeley.com/documents/?uuid=8f778d14-9f57-4ec1-ab2b-c32c53d1b5ab" ] } ], "mendeley" : { "formattedCitation" : "(Kraft et al. 2008, Cornwell and Ackerly 2009)", "plainTextFormattedCitation" : "(Kraft et al. 2008, Cornwell and Ackerly 2009)", "previouslyFormattedCitation" : "(Kraft et al. 2008, Cornwell and Ackerly 2009)" }, "properties" : { "noteIndex" : 0 }, "schema" : "https://github.com/citation-style-language/schema/raw/master/csl-citation.json" }</w:instrText>
      </w:r>
      <w:r w:rsidR="00CD1713" w:rsidRPr="00881BB5">
        <w:rPr>
          <w:rFonts w:cs="Times New Roman"/>
          <w:szCs w:val="24"/>
        </w:rPr>
        <w:fldChar w:fldCharType="separate"/>
      </w:r>
      <w:r w:rsidR="002A5748" w:rsidRPr="002A5748">
        <w:rPr>
          <w:rFonts w:cs="Times New Roman"/>
          <w:noProof/>
          <w:szCs w:val="24"/>
        </w:rPr>
        <w:t>(Kraft et al. 2008, Cornwell and Ackerly 2009)</w:t>
      </w:r>
      <w:r w:rsidR="00CD1713" w:rsidRPr="00881BB5">
        <w:rPr>
          <w:rFonts w:cs="Times New Roman"/>
          <w:szCs w:val="24"/>
        </w:rPr>
        <w:fldChar w:fldCharType="end"/>
      </w:r>
      <w:r w:rsidR="00CD1713" w:rsidRPr="00881BB5">
        <w:rPr>
          <w:rFonts w:cs="Times New Roman"/>
          <w:szCs w:val="24"/>
        </w:rPr>
        <w:t xml:space="preserve">. These quantitative trait-environment relationships </w:t>
      </w:r>
      <w:r w:rsidR="009E13C1" w:rsidRPr="00881BB5">
        <w:rPr>
          <w:rFonts w:cs="Times New Roman"/>
          <w:szCs w:val="24"/>
        </w:rPr>
        <w:t xml:space="preserve">have been successfully used to </w:t>
      </w:r>
      <w:r w:rsidR="0049494F">
        <w:rPr>
          <w:rFonts w:cs="Times New Roman"/>
          <w:szCs w:val="24"/>
        </w:rPr>
        <w:t>explain</w:t>
      </w:r>
      <w:r w:rsidR="00CD1713" w:rsidRPr="00881BB5">
        <w:rPr>
          <w:rFonts w:cs="Times New Roman"/>
          <w:szCs w:val="24"/>
        </w:rPr>
        <w:t xml:space="preserve"> variation in community composition along spatial environmental gradients </w:t>
      </w:r>
      <w:r w:rsidR="00CD1713" w:rsidRPr="00881BB5">
        <w:rPr>
          <w:rFonts w:cs="Times New Roman"/>
          <w:szCs w:val="24"/>
        </w:rPr>
        <w:fldChar w:fldCharType="begin" w:fldLock="1"/>
      </w:r>
      <w:r w:rsidR="00881BB5">
        <w:rPr>
          <w:rFonts w:cs="Times New Roman"/>
          <w:szCs w:val="24"/>
        </w:rPr>
        <w:instrText>ADDIN CSL_CITATION { "citationItems" : [ { "id" : "ITEM-1", "itemData" : { "DOI" : "10.1126/science.1131344", "ISSN" : "1095-9203", "PMID" : "17023613", "abstract" : "We developed a quantitative method, analogous to those used in statistical mechanics, to predict how biodiversity will vary across environments, which plant species from a species pool will be found in which relative abundances in a given environment, and which plant traits determine community assembly. This provides a scaling from plant traits to ecological communities while bypassing the complications of population dynamics. Our method treats community development as a sorting process involving species that are ecologically equivalent except with respect to particular functional traits, which leads to a constrained random assembly of species; the relative abundance of each species adheres to a general exponential distribution as a function of its traits. Using data for eight functional traits of 30 herbaceous species and community-aggregated values of these traits in 12 sites along a 42-year chronosequence of secondary succession, we predicted 94% of the variance in the relative abundances.", "author" : [ { "dropping-particle" : "", "family" : "Shipley", "given" : "Bill", "non-dropping-particle" : "", "parse-names" : false, "suffix" : "" }, { "dropping-particle" : "", "family" : "Vile", "given" : "Denis", "non-dropping-particle" : "", "parse-names" : false, "suffix" : "" }, { "dropping-particle" : "", "family" : "Garnier", "given" : "Eric", "non-dropping-particle" : "", "parse-names" : false, "suffix" : "" } ], "container-title" : "Science (New York, N.Y.)", "id" : "ITEM-1", "issue" : "5800", "issued" : { "date-parts" : [ [ "2006", "11", "3" ] ] }, "page" : "812-4", "title" : "From plant traits to plant communities: a statistical mechanistic approach to biodiversity.", "type" : "article-journal", "volume" : "314" }, "uris" : [ "http://www.mendeley.com/documents/?uuid=37bbbb86-478f-43a5-aeac-17af16ace06d" ] }, { "id" : "ITEM-2", "itemData" : { "DOI" : "10.1111/j.1365-2664.2005.01079.x", "ISBN" : "3497348139", "ISSN" : "00218901", "abstract" : "1. In the face of large-scale tool in relation to different Few studies, however, along a gradient of sheep-grazing pressure (high, low, abandonment) regions. environmental changes, predicting the consequences for species ecological have explored the applicability of this climatic conditions. Here, the changes in species composition were used to test whether a common set of plant functional traits (PFT) would provide consistent predic- tions of species' responses to grazing in different biogeographical 2. Data were collected across an altitudinal and climatic gradient from Mediterranean ordination to account only for the effect of grazing rangelands to subalpine grasslands in north-eastern Spain. Species' responses were calculated using partial constrained intensity. Regression could predict species' responses. 3. Results were mostly consistent trees and general linear models were applied to identify traits that with the ruderal vs. competitive strategy (sensu Grime), in terms of life cycle, life form and plant height, and their expected responses to repeated disturbance. 4. However, the predictive capacity of the investigated traits changed with climatic conditions. Traits generally across the climatic gradient. Convergent independent and shifted the relevance of plant related to grazing did not show a strong repeatability selection of climatic conditions and grazing indicated that plant features might reflect an adaptation to multiple selective forces. The climatic conditions acted as filters on the pool of PFT available traits as potential predictors. Results were not substantially different after applying phylogenetically contrasts (PIC). 5. Synthesis and applications. At a local scale, plant functional traits are useful tools in predicting species' responses to grazing and, for conservation purposes, identifying species vulnerable to land-use changes. However, predictions cannot be extrapolated from one climatic region to another. The methodology proposed in this study to detect predicting traits can be applied more generally. Regression trees, in particular, appear to be a useful tool because they account for non-additive effects and allow visualizations of trait combinations.", "author" : [ { "dropping-particle" : "", "family" : "Bello", "given" : "Francesco", "non-dropping-particle" : "De", "parse-names" : false, "suffix" : "" }, { "dropping-particle" : "", "family" : "Lep\u0161", "given" : "Jan", "non-dropping-particle" : "", "parse-names" : false, "suffix" : "" }, { "dropping-particle" : "", "family" : "Sebasti\u00e0", "given" : "Maria Teresa", "non-dropping-particle" : "", "parse-names" : false, "suffix" : "" } ], "container-title" : "Journal of Applied Ecology", "id" : "ITEM-2", "issue" : "5", "issued" : { "date-parts" : [ [ "2005" ] ] }, "page" : "824-833", "title" : "Predictive value of plant traits to grazing along a climatic gradient in the Mediterranean", "type" : "article-journal", "volume" : "42" }, "uris" : [ "http://www.mendeley.com/documents/?uuid=6f08e326-0aa9-493c-9261-846bf0b37c5e" ] } ], "mendeley" : { "formattedCitation" : "(De Bello et al. 2005, Shipley et al. 2006)", "plainTextFormattedCitation" : "(De Bello et al. 2005, Shipley et al. 2006)", "previouslyFormattedCitation" : "(De Bello et al. 2005, Shipley et al. 2006)" }, "properties" : { "noteIndex" : 0 }, "schema" : "https://github.com/citation-style-language/schema/raw/master/csl-citation.json" }</w:instrText>
      </w:r>
      <w:r w:rsidR="00CD1713" w:rsidRPr="00881BB5">
        <w:rPr>
          <w:rFonts w:cs="Times New Roman"/>
          <w:szCs w:val="24"/>
        </w:rPr>
        <w:fldChar w:fldCharType="separate"/>
      </w:r>
      <w:r w:rsidR="00881BB5" w:rsidRPr="00881BB5">
        <w:rPr>
          <w:rFonts w:cs="Times New Roman"/>
          <w:noProof/>
          <w:szCs w:val="24"/>
        </w:rPr>
        <w:t>(De Bello et al. 2005, Shipley et al. 2006)</w:t>
      </w:r>
      <w:r w:rsidR="00CD1713" w:rsidRPr="00881BB5">
        <w:rPr>
          <w:rFonts w:cs="Times New Roman"/>
          <w:szCs w:val="24"/>
        </w:rPr>
        <w:fldChar w:fldCharType="end"/>
      </w:r>
      <w:r w:rsidR="00CD1713" w:rsidRPr="00881BB5">
        <w:rPr>
          <w:rFonts w:cs="Times New Roman"/>
          <w:szCs w:val="24"/>
        </w:rPr>
        <w:t>. The ubiquity of many trait-environment correlations in space, and their apparent utility in predi</w:t>
      </w:r>
      <w:r w:rsidR="000007D9">
        <w:rPr>
          <w:rFonts w:cs="Times New Roman"/>
          <w:szCs w:val="24"/>
        </w:rPr>
        <w:t>cting spatial patterns, suggest</w:t>
      </w:r>
      <w:r w:rsidR="00CD1713" w:rsidRPr="00881BB5">
        <w:rPr>
          <w:rFonts w:cs="Times New Roman"/>
          <w:szCs w:val="24"/>
        </w:rPr>
        <w:t xml:space="preserve"> they would also be good predictors of community responses to </w:t>
      </w:r>
      <w:r w:rsidR="00CE2CAF" w:rsidRPr="00881BB5">
        <w:rPr>
          <w:rFonts w:cs="Times New Roman"/>
          <w:szCs w:val="24"/>
        </w:rPr>
        <w:t xml:space="preserve">climate change </w:t>
      </w:r>
      <w:r w:rsidR="00CE2CAF" w:rsidRPr="00881BB5">
        <w:rPr>
          <w:rFonts w:cs="Times New Roman"/>
          <w:szCs w:val="24"/>
        </w:rPr>
        <w:fldChar w:fldCharType="begin" w:fldLock="1"/>
      </w:r>
      <w:r w:rsidR="00881BB5">
        <w:rPr>
          <w:rFonts w:cs="Times New Roman"/>
          <w:szCs w:val="24"/>
        </w:rPr>
        <w:instrText>ADDIN CSL_CITATION { "citationItems" : [ { "id" : "ITEM-1", "itemData" : { "author" : [ { "dropping-particle" : "", "family" : "Lavorel", "given" : "S", "non-dropping-particle" : "", "parse-names" : false, "suffix" : "" }, { "dropping-particle" : "", "family" : "Garnier", "given" : "E", "non-dropping-particle" : "", "parse-names" : false, "suffix" : "" } ], "container-title" : "Functional Ecology", "id" : "ITEM-1", "issued" : { "date-parts" : [ [ "2002" ] ] }, "page" : "545-556", "title" : "Predicting changes in community composition and ecosystem functioning from plant traits: revisiting the Holy Grail", "type" : "article-journal", "volume" : "16" }, "uris" : [ "http://www.mendeley.com/documents/?uuid=aa02305e-d728-4a3f-bd6e-0ed2738c0c34" ] }, { "id" : "ITEM-2", "itemData" : { "DOI" : "10.1016/bs.aecr.2015.02.001", "ISBN" : "9780128024454", "ISSN" : "00652504", "abstract" : "Aim: More powerful tests of biodiversity theories need to move beyond species richness and explicitly focus on mechanisms generating diversity via trait composition. The rise of trait-based ecology has led to an increased focus on the distribution and dynamics of traits across broad geographic and climatic gradients and how these distributions influence ecosystem function. However, a general theory of trait-based ecology, that can apply across different scales (e.g. species that differ in size) and gradients (e.g. temperature), has yet to be formulated. While research focused on metabolic and allometric scaling theory provides the basis for such a theory, it does not explicitly account for differences in traits within and across taxa, such as variation in the optimal temperature for growth. Here we synthesize trait-based and metabolic scaling approaches into a framework that we term \u2018Trait Driver Theory\u2019 or TDT. It shows that the shape and dynamics of trait and size distributions can be linked to fundamental drivers of community assembly and how the community will respond to future drivers. To assess predictions and assumptions of TDT, we review several theoretical studies and recent empirical studies spanning local and biogeographic gradients. Further, we analyze how the shift in trait distributions influences ecosystem processes across an elevational gradient and a 140-year-long ecological experiment. We show that TDT provides a baseline for (i) recasting the predictions of ecological theories based on species richness in terms of the shape of trait distributions and (ii) integrating how specific traits, including body size, and functional diversity then \u2018scale up\u2019 to influence ecosystem functioning and the dynamics of species assemblages across climate gradients. Further, TDT offers a novel framework to integrate trait, metabolic/allometric, and species-richness-based approaches to better predict functional biogeography and how assemblages of species have and may respond to climate change.", "author" : [ { "dropping-particle" : "", "family" : "Enquist", "given" : "Brian J.", "non-dropping-particle" : "", "parse-names" : false, "suffix" : "" }, { "dropping-particle" : "", "family" : "Norberg", "given" : "Jon", "non-dropping-particle" : "", "parse-names" : false, "suffix" : "" }, { "dropping-particle" : "", "family" : "Bonser", "given" : "Stephen P.", "non-dropping-particle" : "", "parse-names" : false, "suffix" : "" }, { "dropping-particle" : "", "family" : "Violle", "given" : "Cyrille", "non-dropping-particle" : "", "parse-names" : false, "suffix" : "" }, { "dropping-particle" : "", "family" : "Webb", "given" : "Colleen T.", "non-dropping-particle" : "", "parse-names" : false, "suffix" : "" }, { "dropping-particle" : "", "family" : "Henderson", "given" : "Amanda", "non-dropping-particle" : "", "parse-names" : false, "suffix" : "" }, { "dropping-particle" : "", "family" : "Sloat", "given" : "Lindsey L.", "non-dropping-particle" : "", "parse-names" : false, "suffix" : "" }, { "dropping-particle" : "", "family" : "Savage", "given" : "Van M.", "non-dropping-particle" : "", "parse-names" : false, "suffix" : "" } ], "container-title" : "Advances in Ecological Research", "id" : "ITEM-2", "issued" : { "date-parts" : [ [ "2015" ] ] }, "page" : "249-318", "title" : "Scaling from traits to ecosystems: Developing a general Trait Driver Theory via integrating trait-based and metabolic scaling theories", "type" : "article-journal", "volume" : "52" }, "uris" : [ "http://www.mendeley.com/documents/?uuid=e7419751-1148-45bf-895a-863752c67ef3" ] } ], "mendeley" : { "formattedCitation" : "(Lavorel and Garnier 2002, Enquist et al. 2015)", "plainTextFormattedCitation" : "(Lavorel and Garnier 2002, Enquist et al. 2015)", "previouslyFormattedCitation" : "(Lavorel and Garnier 2002, Enquist et al. 2015)" }, "properties" : { "noteIndex" : 0 }, "schema" : "https://github.com/citation-style-language/schema/raw/master/csl-citation.json" }</w:instrText>
      </w:r>
      <w:r w:rsidR="00CE2CAF" w:rsidRPr="00881BB5">
        <w:rPr>
          <w:rFonts w:cs="Times New Roman"/>
          <w:szCs w:val="24"/>
        </w:rPr>
        <w:fldChar w:fldCharType="separate"/>
      </w:r>
      <w:r w:rsidR="00881BB5" w:rsidRPr="00881BB5">
        <w:rPr>
          <w:rFonts w:cs="Times New Roman"/>
          <w:noProof/>
          <w:szCs w:val="24"/>
        </w:rPr>
        <w:t>(Lavorel and Garnier 2002, Enquist et al. 2015)</w:t>
      </w:r>
      <w:r w:rsidR="00CE2CAF" w:rsidRPr="00881BB5">
        <w:rPr>
          <w:rFonts w:cs="Times New Roman"/>
          <w:szCs w:val="24"/>
        </w:rPr>
        <w:fldChar w:fldCharType="end"/>
      </w:r>
      <w:r w:rsidR="00555F31" w:rsidRPr="00881BB5">
        <w:rPr>
          <w:rFonts w:cs="Times New Roman"/>
          <w:szCs w:val="24"/>
        </w:rPr>
        <w:t>.</w:t>
      </w:r>
    </w:p>
    <w:p w14:paraId="59C14AFE" w14:textId="340DF6CA" w:rsidR="006D170D" w:rsidRPr="00881BB5" w:rsidRDefault="000E6299" w:rsidP="00F308F7">
      <w:pPr>
        <w:spacing w:line="480" w:lineRule="auto"/>
        <w:rPr>
          <w:rFonts w:cs="Times New Roman"/>
          <w:szCs w:val="24"/>
        </w:rPr>
      </w:pPr>
      <w:r w:rsidRPr="00881BB5">
        <w:rPr>
          <w:rFonts w:cs="Times New Roman"/>
          <w:szCs w:val="24"/>
        </w:rPr>
        <w:tab/>
      </w:r>
      <w:r w:rsidR="002E3E7C" w:rsidRPr="00881BB5">
        <w:rPr>
          <w:rFonts w:cs="Times New Roman"/>
          <w:szCs w:val="24"/>
        </w:rPr>
        <w:t>However</w:t>
      </w:r>
      <w:r w:rsidR="00DB5557" w:rsidRPr="00881BB5">
        <w:rPr>
          <w:rFonts w:cs="Times New Roman"/>
          <w:szCs w:val="24"/>
        </w:rPr>
        <w:t>, there are</w:t>
      </w:r>
      <w:r w:rsidR="00C66ACC" w:rsidRPr="00881BB5">
        <w:rPr>
          <w:rFonts w:cs="Times New Roman"/>
          <w:szCs w:val="24"/>
        </w:rPr>
        <w:t xml:space="preserve"> also</w:t>
      </w:r>
      <w:r w:rsidR="00DB5557" w:rsidRPr="00881BB5">
        <w:rPr>
          <w:rFonts w:cs="Times New Roman"/>
          <w:szCs w:val="24"/>
        </w:rPr>
        <w:t xml:space="preserve"> </w:t>
      </w:r>
      <w:r w:rsidR="006063BC" w:rsidRPr="00881BB5">
        <w:rPr>
          <w:rFonts w:cs="Times New Roman"/>
          <w:szCs w:val="24"/>
        </w:rPr>
        <w:t>r</w:t>
      </w:r>
      <w:r w:rsidR="00DB5557" w:rsidRPr="00881BB5">
        <w:rPr>
          <w:rFonts w:cs="Times New Roman"/>
          <w:szCs w:val="24"/>
        </w:rPr>
        <w:t xml:space="preserve">easons why </w:t>
      </w:r>
      <w:r w:rsidR="00DF7176" w:rsidRPr="00881BB5">
        <w:rPr>
          <w:rFonts w:cs="Times New Roman"/>
          <w:szCs w:val="24"/>
        </w:rPr>
        <w:t xml:space="preserve">spatial trait gradient patterns may </w:t>
      </w:r>
      <w:r w:rsidR="0049494F">
        <w:rPr>
          <w:rFonts w:cs="Times New Roman"/>
          <w:szCs w:val="24"/>
        </w:rPr>
        <w:t>be poor</w:t>
      </w:r>
      <w:r w:rsidR="00DF7176" w:rsidRPr="00881BB5">
        <w:rPr>
          <w:rFonts w:cs="Times New Roman"/>
          <w:szCs w:val="24"/>
        </w:rPr>
        <w:t xml:space="preserve"> predictors of temporal</w:t>
      </w:r>
      <w:r w:rsidR="00A15118" w:rsidRPr="00881BB5">
        <w:rPr>
          <w:rFonts w:cs="Times New Roman"/>
          <w:szCs w:val="24"/>
        </w:rPr>
        <w:t xml:space="preserve"> </w:t>
      </w:r>
      <w:r w:rsidR="00651F6C" w:rsidRPr="00881BB5">
        <w:rPr>
          <w:rFonts w:cs="Times New Roman"/>
          <w:szCs w:val="24"/>
        </w:rPr>
        <w:t xml:space="preserve">community </w:t>
      </w:r>
      <w:r w:rsidR="00A15118" w:rsidRPr="00881BB5">
        <w:rPr>
          <w:rFonts w:cs="Times New Roman"/>
          <w:szCs w:val="24"/>
        </w:rPr>
        <w:t xml:space="preserve">responses </w:t>
      </w:r>
      <w:r w:rsidR="009E13C1" w:rsidRPr="00881BB5">
        <w:rPr>
          <w:rFonts w:cs="Times New Roman"/>
          <w:szCs w:val="24"/>
        </w:rPr>
        <w:t>to climate change</w:t>
      </w:r>
      <w:r w:rsidR="00025A19" w:rsidRPr="00881BB5">
        <w:rPr>
          <w:rFonts w:cs="Times New Roman"/>
          <w:szCs w:val="24"/>
        </w:rPr>
        <w:t xml:space="preserve">. </w:t>
      </w:r>
      <w:r w:rsidR="009B2080" w:rsidRPr="00881BB5">
        <w:rPr>
          <w:rFonts w:cs="Times New Roman"/>
          <w:szCs w:val="24"/>
        </w:rPr>
        <w:t xml:space="preserve">First, </w:t>
      </w:r>
      <w:r w:rsidR="00CE2CAF" w:rsidRPr="00881BB5">
        <w:rPr>
          <w:rFonts w:cs="Times New Roman"/>
          <w:szCs w:val="24"/>
        </w:rPr>
        <w:t xml:space="preserve">it is not clear if species will migrate fast enough to maintain their current associations to climate </w:t>
      </w:r>
      <w:r w:rsidR="00536CDF" w:rsidRPr="00881BB5">
        <w:rPr>
          <w:rFonts w:cs="Times New Roman"/>
          <w:szCs w:val="24"/>
        </w:rPr>
        <w:t>g</w:t>
      </w:r>
      <w:r w:rsidR="004C374F" w:rsidRPr="00881BB5">
        <w:rPr>
          <w:rFonts w:cs="Times New Roman"/>
          <w:szCs w:val="24"/>
        </w:rPr>
        <w:t xml:space="preserve">iven the </w:t>
      </w:r>
      <w:r w:rsidR="00DC2A7C" w:rsidRPr="00881BB5">
        <w:rPr>
          <w:rFonts w:cs="Times New Roman"/>
          <w:szCs w:val="24"/>
        </w:rPr>
        <w:t xml:space="preserve">unprecedented rate </w:t>
      </w:r>
      <w:r w:rsidR="004C374F" w:rsidRPr="00881BB5">
        <w:rPr>
          <w:rFonts w:cs="Times New Roman"/>
          <w:szCs w:val="24"/>
        </w:rPr>
        <w:t>of anthropogenic climate change</w:t>
      </w:r>
      <w:r w:rsidR="00CC07C5">
        <w:rPr>
          <w:rFonts w:cs="Times New Roman"/>
          <w:szCs w:val="24"/>
        </w:rPr>
        <w:t xml:space="preserve"> </w:t>
      </w:r>
      <w:r w:rsidR="00CC07C5">
        <w:rPr>
          <w:rFonts w:cs="Times New Roman"/>
          <w:szCs w:val="24"/>
        </w:rPr>
        <w:fldChar w:fldCharType="begin" w:fldLock="1"/>
      </w:r>
      <w:r w:rsidR="00BD3AAB">
        <w:rPr>
          <w:rFonts w:cs="Times New Roman"/>
          <w:szCs w:val="24"/>
        </w:rPr>
        <w:instrText>ADDIN CSL_CITATION { "citationItems" : [ { "id" : "ITEM-1", "itemData" : { "DOI" : "10.2134/jeq2008.0015br", "ISBN" : "9780521880107", "ISSN" : "15372537", "PMID" : "18158325", "abstract" : "This Summary sets out the key policy-relevant findings of the FourthAssessment ofWorkingGroup II of the Intergovernmental Panel on Climate Change (IPCC). The Assessment is of current scientific understanding of the impacts of climate change on natural, managed and human systems, the capacity of these systems to adapt and their vulnerability.1 It builds upon past IPCC assessments and incorporates new knowledge gained since the ThirdAssessment. Statements in this Summary are based on chapters in the Assessment and principal sources are given at the end of each paragraph", "author"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"Parry", "given" : "Martin L.", "non-dropping-particle" : "", "parse-names" : false, "suffix" : "" }, { "dropping-particle" : "", "family" : "Canziani", "given" : "O.F.", "non-dropping-particle" : "", "parse-names" : false, "suffix" : "" }, { "dropping-particle" : "", "family" : "...", "given" : "", "non-dropping-particle" : "", "parse-names" : false, "suffix" : "" }, { "dropping-particle" : "", "family" : "Martino", "given" : "Daniel", "non-dropping-particle" : "", "parse-names" : false, "suffix" : "" } ], "container-title" : "In: Climate change 2007: the physical science basis. Contribution of working group I to the fourth assessment report of the intergovernmental panel on climate change", "id" : "ITEM-1", "issue" : "April 2007", "issued" : { "date-parts" : [ [ "2007" ] ] }, "publisher" : "Cambridge University Press", "publisher-place" : "Cambridge, UK.", "title" : "IPCC, 2007: summary for policymakers", "type" : "chapter" }, "uris" : [ "http://www.mendeley.com/documents/?uuid=5cc6d651-7a0c-4f8e-96a2-624fbefc20f6" ] } ], "mendeley" : { "formattedCitation" : "(Solomon et al. 2007)", "plainTextFormattedCitation" : "(Solomon et al. 2007)", "previouslyFormattedCitation" : "(Solomon et al. 2007)" }, "properties" : { "noteIndex" : 0 }, "schema" : "https://github.com/citation-style-language/schema/raw/master/csl-citation.json" }</w:instrText>
      </w:r>
      <w:r w:rsidR="00CC07C5">
        <w:rPr>
          <w:rFonts w:cs="Times New Roman"/>
          <w:szCs w:val="24"/>
        </w:rPr>
        <w:fldChar w:fldCharType="separate"/>
      </w:r>
      <w:r w:rsidR="00CC07C5" w:rsidRPr="00CC07C5">
        <w:rPr>
          <w:rFonts w:cs="Times New Roman"/>
          <w:noProof/>
          <w:szCs w:val="24"/>
        </w:rPr>
        <w:t>(Solomon et al. 2007)</w:t>
      </w:r>
      <w:r w:rsidR="00CC07C5">
        <w:rPr>
          <w:rFonts w:cs="Times New Roman"/>
          <w:szCs w:val="24"/>
        </w:rPr>
        <w:fldChar w:fldCharType="end"/>
      </w:r>
      <w:r w:rsidR="004C374F" w:rsidRPr="00881BB5">
        <w:rPr>
          <w:rFonts w:cs="Times New Roman"/>
          <w:szCs w:val="24"/>
        </w:rPr>
        <w:t xml:space="preserve">, </w:t>
      </w:r>
      <w:r w:rsidR="00CE2CAF" w:rsidRPr="00881BB5">
        <w:rPr>
          <w:rFonts w:cs="Times New Roman"/>
          <w:szCs w:val="24"/>
        </w:rPr>
        <w:t>and the fact that these associations</w:t>
      </w:r>
      <w:r w:rsidR="00536CDF" w:rsidRPr="00881BB5">
        <w:rPr>
          <w:rFonts w:cs="Times New Roman"/>
          <w:szCs w:val="24"/>
        </w:rPr>
        <w:t xml:space="preserve"> </w:t>
      </w:r>
      <w:r w:rsidR="002E3E7C" w:rsidRPr="00881BB5">
        <w:rPr>
          <w:rFonts w:cs="Times New Roman"/>
          <w:szCs w:val="24"/>
        </w:rPr>
        <w:t xml:space="preserve">developed over much longer time scales </w:t>
      </w:r>
      <w:r w:rsidR="00F4011C" w:rsidRPr="00881BB5">
        <w:rPr>
          <w:rFonts w:cs="Times New Roman"/>
          <w:szCs w:val="24"/>
        </w:rPr>
        <w:fldChar w:fldCharType="begin" w:fldLock="1"/>
      </w:r>
      <w:r w:rsidR="002A5748">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"10.1098/rspb.2007.0997", "ISBN" : "0962-8452", "ISSN" : "0962-8452", "PMID" : "18211875", "abstract" : "The pivotal question in the debate on the ecological effects of climate change is whether species will be able to adapt fast enough to keep up with their changing environment. If we establish the maximal rate of adaptation, this will set an upper limit to the rate at which temperatures can increase without loss of biodiversity. The rate of adaptation will primarily be set by the rate of microevolution since (i) phenotypic plasticity alone is not sufficient as reaction norms will no longer be adaptive and hence microevolution on the reaction norm is needed, (ii) learning will be favourable to the individual but cannot be passed on to the next generations, (iii) maternal effects may play a role but, as with other forms of phenotypic plasticity, the response of offspring to the maternal cues will no longer be adaptive in a changing environment, and (iv) adaptation via immigration of individuals with genotypes adapted to warmer environments also involves microevolution as these genotypes are better adapted in terms of temperature, but not in terms of, for instance, photoperiod.Long-term studies on wild populations with individually known animals play an essential role in detecting and understanding the temporal trends in life-history traits, and to estimate the heritability of, and selection pressures on, life-history traits. However, additional measurements on other trophic levels and on the mechanisms underlying phenotypic plasticity are needed to predict the rate of microevolution, especially under changing conditions. Using this knowledge on heritability of, and selection on, life-history traits, in combination with climate scenarios, we will be able to predict the rate of adaptation for different climate scenarios. The final step is to use ecoevolutionary dynamical models to make the link to population viability and from there to biodiversity loss for those scenarios where the rate of adaptation is insufficient.", "author" : [ { "dropping-particle" : "", "family" : "Visser", "given" : "Marcel E", "non-dropping-particle" : "", "parse-names" : false, "suffix" : "" } ], "container-title" : "Proceedings of the Royal Society B", "id" : "ITEM-2", "issue" : "1635", "issued" : { "date-parts" : [ [ "2008" ] ] }, "page" : "649-659", "title" : "Keeping up with a warming world; assessing the rate of adaptation to climate change.", "type" : "article-journal", "volume" : "275" }, "uris" : [ "http://www.mendeley.com/documents/?uuid=b08c437e-1e4a-4eb9-81b3-a74bb5da3e00" ] } ], "mendeley" : { "formattedCitation" : "(Post and Pedersen 2008, Visser 2008)", "plainTextFormattedCitation" : "(Post and Pedersen 2008, Visser 2008)", "previouslyFormattedCitation" : "(Post and Pedersen 2008, Visser 2008)" }, "properties" : { "noteIndex" : 0 }, "schema" : "https://github.com/citation-style-language/schema/raw/master/csl-citation.json" }</w:instrText>
      </w:r>
      <w:r w:rsidR="00F4011C" w:rsidRPr="00881BB5">
        <w:rPr>
          <w:rFonts w:cs="Times New Roman"/>
          <w:szCs w:val="24"/>
        </w:rPr>
        <w:fldChar w:fldCharType="separate"/>
      </w:r>
      <w:r w:rsidR="002A5748" w:rsidRPr="002A5748">
        <w:rPr>
          <w:rFonts w:cs="Times New Roman"/>
          <w:noProof/>
          <w:szCs w:val="24"/>
        </w:rPr>
        <w:t>(Post and Pedersen 2008, Visser 2008)</w:t>
      </w:r>
      <w:r w:rsidR="00F4011C" w:rsidRPr="00881BB5">
        <w:rPr>
          <w:rFonts w:cs="Times New Roman"/>
          <w:szCs w:val="24"/>
        </w:rPr>
        <w:fldChar w:fldCharType="end"/>
      </w:r>
      <w:r w:rsidR="00DC2A7C" w:rsidRPr="00881BB5">
        <w:rPr>
          <w:rFonts w:cs="Times New Roman"/>
          <w:szCs w:val="24"/>
        </w:rPr>
        <w:t xml:space="preserve">. </w:t>
      </w:r>
      <w:r w:rsidR="0066141E" w:rsidRPr="00881BB5">
        <w:rPr>
          <w:rFonts w:cs="Times New Roman"/>
          <w:szCs w:val="24"/>
        </w:rPr>
        <w:t xml:space="preserve">Instead, </w:t>
      </w:r>
      <w:r w:rsidR="00410849" w:rsidRPr="00881BB5">
        <w:rPr>
          <w:rFonts w:cs="Times New Roman"/>
          <w:szCs w:val="24"/>
        </w:rPr>
        <w:t>species assemblages</w:t>
      </w:r>
      <w:r w:rsidR="0066141E" w:rsidRPr="00881BB5">
        <w:rPr>
          <w:rFonts w:cs="Times New Roman"/>
          <w:szCs w:val="24"/>
        </w:rPr>
        <w:t xml:space="preserve"> may </w:t>
      </w:r>
      <w:r w:rsidR="00D701D6" w:rsidRPr="00881BB5">
        <w:rPr>
          <w:rFonts w:cs="Times New Roman"/>
          <w:szCs w:val="24"/>
        </w:rPr>
        <w:t>be in continual flux as specie</w:t>
      </w:r>
      <w:r w:rsidR="00BD52D3" w:rsidRPr="00881BB5">
        <w:rPr>
          <w:rFonts w:cs="Times New Roman"/>
          <w:szCs w:val="24"/>
        </w:rPr>
        <w:t xml:space="preserve">s respond </w:t>
      </w:r>
      <w:r w:rsidR="00437762" w:rsidRPr="00881BB5">
        <w:rPr>
          <w:rFonts w:cs="Times New Roman"/>
          <w:szCs w:val="24"/>
        </w:rPr>
        <w:t xml:space="preserve">and adapt </w:t>
      </w:r>
      <w:r w:rsidR="00BD52D3" w:rsidRPr="00881BB5">
        <w:rPr>
          <w:rFonts w:cs="Times New Roman"/>
          <w:szCs w:val="24"/>
        </w:rPr>
        <w:t xml:space="preserve">differentially to </w:t>
      </w:r>
      <w:r w:rsidR="00D701D6" w:rsidRPr="00881BB5">
        <w:rPr>
          <w:rFonts w:cs="Times New Roman"/>
          <w:szCs w:val="24"/>
        </w:rPr>
        <w:t>changing climate</w:t>
      </w:r>
      <w:r w:rsidR="00BD52D3" w:rsidRPr="00881BB5">
        <w:rPr>
          <w:rFonts w:cs="Times New Roman"/>
          <w:szCs w:val="24"/>
        </w:rPr>
        <w:t xml:space="preserve"> conditions</w:t>
      </w:r>
      <w:r w:rsidR="00E00DE8" w:rsidRPr="00881BB5">
        <w:rPr>
          <w:rFonts w:cs="Times New Roman"/>
          <w:szCs w:val="24"/>
        </w:rPr>
        <w:t xml:space="preserve"> </w:t>
      </w:r>
      <w:r w:rsidR="004C374F" w:rsidRPr="00881BB5">
        <w:rPr>
          <w:rFonts w:cs="Times New Roman"/>
          <w:szCs w:val="24"/>
        </w:rPr>
        <w:fldChar w:fldCharType="begin" w:fldLock="1"/>
      </w:r>
      <w:r w:rsidR="002A5748">
        <w:rPr>
          <w:rFonts w:cs="Times New Roman"/>
          <w:szCs w:val="24"/>
        </w:rPr>
        <w:instrText>ADDIN CSL_CITATION { "citationItems" : [ { "id" : "ITEM-1", "itemData" : { "DOI" : "10.1641/0006-3568(2005)055[0749:FRTGPM]2.0.CO;2", "ISSN" : "0006-3568", "author" : [ { "dropping-particle" : "", "family" : "Neilson", "given" : "RP Ronald P.", "non-dropping-particle" : "", "parse-names" : false, "suffix" : "" }, { "dropping-particle" : "", "family" : "Pitelka", "given" : "LF Louis F.", "non-dropping-particle" : "", "parse-names" : false, "suffix" : "" }, { "dropping-particle" : "", "family" : "Solomon", "given" : "Allen M.", "non-dropping-particle" : "", "parse-names" : false, "suffix" : "" }, { "dropping-particle" : "", "family" : "Nathan", "given" : "Ran", "non-dropping-particle" : "", "parse-names" : false, "suffix" : "" }, { "dropping-particle" : "", "family" : "Midgley", "given" : "Guy F.", "non-dropping-particle" : "", "parse-names" : false, "suffix" : "" }, { "dropping-particle" : "V.", "family" : "Fragoso", "given" : "J\u00f3se M.", "non-dropping-particle" : "", "parse-names" : false, "suffix" : "" }, { "dropping-particle" : "", "family" : "Lischke", "given" : "Heike", "non-dropping-particle" : "", "parse-names" : false, "suffix" : "" }, { "dropping-particle" : "", "family" : "Thompson", "given" : "Ken", "non-dropping-particle" : "", "parse-names" : false, "suffix" : "" } ], "container-title" : "BioScience", "id" : "ITEM-1", "issue" : "9", "issued" : { "date-parts" : [ [ "2005" ] ] }, "page" : "749", "title" : "Forecasting regional to global plant migration in response to climate change", "type" : "article-journal", "volume" : "55" }, "uris" : [ "http://www.mendeley.com/documents/?uuid=b10bcdad-ba85-45fa-8e4b-b41eb363fc4a" ] } ], "mendeley" : { "formattedCitation" : "(Neilson et al. 2005)", "plainTextFormattedCitation" : "(Neilson et al. 2005)", "previouslyFormattedCitation" : "(Neilson et al. 2005)" }, "properties" : { "noteIndex" : 0 }, "schema" : "https://github.com/citation-style-language/schema/raw/master/csl-citation.json" }</w:instrText>
      </w:r>
      <w:r w:rsidR="004C374F" w:rsidRPr="00881BB5">
        <w:rPr>
          <w:rFonts w:cs="Times New Roman"/>
          <w:szCs w:val="24"/>
        </w:rPr>
        <w:fldChar w:fldCharType="separate"/>
      </w:r>
      <w:r w:rsidR="002A5748" w:rsidRPr="002A5748">
        <w:rPr>
          <w:rFonts w:cs="Times New Roman"/>
          <w:noProof/>
          <w:szCs w:val="24"/>
        </w:rPr>
        <w:t>(Neilson et al. 2005)</w:t>
      </w:r>
      <w:r w:rsidR="004C374F" w:rsidRPr="00881BB5">
        <w:rPr>
          <w:rFonts w:cs="Times New Roman"/>
          <w:szCs w:val="24"/>
        </w:rPr>
        <w:fldChar w:fldCharType="end"/>
      </w:r>
      <w:r w:rsidR="004C374F" w:rsidRPr="00881BB5">
        <w:rPr>
          <w:rFonts w:cs="Times New Roman"/>
          <w:szCs w:val="24"/>
        </w:rPr>
        <w:t>.</w:t>
      </w:r>
      <w:r w:rsidR="00F4011C" w:rsidRPr="00881BB5">
        <w:rPr>
          <w:rFonts w:cs="Times New Roman"/>
          <w:szCs w:val="24"/>
        </w:rPr>
        <w:t xml:space="preserve"> </w:t>
      </w:r>
      <w:r w:rsidR="009B2080" w:rsidRPr="00881BB5">
        <w:rPr>
          <w:rFonts w:cs="Times New Roman"/>
          <w:szCs w:val="24"/>
        </w:rPr>
        <w:t xml:space="preserve">Second, </w:t>
      </w:r>
      <w:r w:rsidR="00BD52D3" w:rsidRPr="00881BB5">
        <w:rPr>
          <w:rFonts w:cs="Times New Roman"/>
          <w:szCs w:val="24"/>
        </w:rPr>
        <w:t xml:space="preserve">rapid </w:t>
      </w:r>
      <w:r w:rsidR="009B2080" w:rsidRPr="00881BB5">
        <w:rPr>
          <w:rFonts w:cs="Times New Roman"/>
          <w:szCs w:val="24"/>
        </w:rPr>
        <w:t>c</w:t>
      </w:r>
      <w:r w:rsidR="00F4011C" w:rsidRPr="00881BB5">
        <w:rPr>
          <w:rFonts w:cs="Times New Roman"/>
          <w:szCs w:val="24"/>
        </w:rPr>
        <w:t>limate change could disrupt biotic interaction networks, leading to</w:t>
      </w:r>
      <w:r w:rsidR="0066141E" w:rsidRPr="00881BB5">
        <w:rPr>
          <w:rFonts w:cs="Times New Roman"/>
          <w:szCs w:val="24"/>
        </w:rPr>
        <w:t xml:space="preserve"> </w:t>
      </w:r>
      <w:r w:rsidR="00DC2A7C" w:rsidRPr="00881BB5">
        <w:rPr>
          <w:rFonts w:cs="Times New Roman"/>
          <w:szCs w:val="24"/>
        </w:rPr>
        <w:t xml:space="preserve">idiosyncratic species responses that are inconsistent with expectations based on </w:t>
      </w:r>
      <w:r w:rsidR="00D701D6" w:rsidRPr="00881BB5">
        <w:rPr>
          <w:rFonts w:cs="Times New Roman"/>
          <w:szCs w:val="24"/>
        </w:rPr>
        <w:t>broad-scale</w:t>
      </w:r>
      <w:r w:rsidR="00DC2A7C" w:rsidRPr="00881BB5">
        <w:rPr>
          <w:rFonts w:cs="Times New Roman"/>
          <w:szCs w:val="24"/>
        </w:rPr>
        <w:t xml:space="preserve"> trait-environment relationships</w:t>
      </w:r>
      <w:r w:rsidR="00F4011C" w:rsidRPr="00881BB5">
        <w:rPr>
          <w:rFonts w:cs="Times New Roman"/>
          <w:szCs w:val="24"/>
        </w:rPr>
        <w:t xml:space="preserve"> </w:t>
      </w:r>
      <w:r w:rsidR="00F4011C" w:rsidRPr="00881BB5">
        <w:rPr>
          <w:rFonts w:cs="Times New Roman"/>
          <w:szCs w:val="24"/>
        </w:rPr>
        <w:fldChar w:fldCharType="begin" w:fldLock="1"/>
      </w:r>
      <w:r w:rsidR="00881BB5">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"10.1111/j.1440-1703.2003.00630.x", "ISBN" : "1440170320", "ISSN" : "09123814", "abstract" : "To predict the effect of global warming on plant reproductive success, seed-sets of spring ephemerals were compared between a year of extremely warm spring (2002) and normal years at cool-temperate deciduous forests in northern Japan. The spring of 2002 was the warmest in the last 40 years and most spring-ephemeral plants bloomed 7\u201317 days earlier than usual. The seed-set of bumblebee-pollinated Corydalis ambigua drastically decreased in 2002 in every population. The small bee-pollinated Gagea lutea also significantly decreased in 2002. However, the seed-sets of two fly pollinated species, Adonis ramosa and Anemone flaccida, were not influenced by early flowering. These results indicat that the effect of global warming on seed production of spring ephemerals differs between species depending on the type of pollinators, and that bee-pollinated species can have serious impacts on reproductive success as a result of climate change.", "author" : [ { "dropping-particle" : "", "family" : "Kudo", "given" : "Gaku", "non-dropping-particle" : "", "parse-names" : false, "suffix" : "" }, { "dropping-particle" : "", "family" : "Nishikawa", "given" : "Yoko", "non-dropping-particle" : "", "parse-names" : false, "suffix" : "" }, { "dropping-particle" : "", "family" : "Kasagi", "given" : "Tetsuya", "non-dropping-particle" : "", "parse-names" : false, "suffix" : "" }, { "dropping-particle" : "", "family" : "Kosuge", "given" : "Shoji", "non-dropping-particle" : "", "parse-names" : false, "suffix" : "" } ], "container-title" : "Ecological Research", "id" : "ITEM-2", "issue" : "August 2003", "issued" : { "date-parts" : [ [ "2004" ] ] }, "page" : "255-259", "title" : "Does seed production of spring ephemerals decrease when spring comes early?", "type" : "article-journal", "volume" : "19" }, "uris" : [ "http://www.mendeley.com/documents/?uuid=d9b65953-10ab-4047-8fea-cd3c91b6a935" ] } ], "mendeley" : { "formattedCitation" : "(Kudo et al. 2004, Post and Pedersen 2008)", "plainTextFormattedCitation" : "(Kudo et al. 2004, Post and Pedersen 2008)", "previouslyFormattedCitation" : "(Kudo et al. 2004, Post and Pedersen 2008)" }, "properties" : { "noteIndex" : 0 }, "schema" : "https://github.com/citation-style-language/schema/raw/master/csl-citation.json" }</w:instrText>
      </w:r>
      <w:r w:rsidR="00F4011C" w:rsidRPr="00881BB5">
        <w:rPr>
          <w:rFonts w:cs="Times New Roman"/>
          <w:szCs w:val="24"/>
        </w:rPr>
        <w:fldChar w:fldCharType="separate"/>
      </w:r>
      <w:r w:rsidR="00881BB5" w:rsidRPr="00881BB5">
        <w:rPr>
          <w:rFonts w:cs="Times New Roman"/>
          <w:noProof/>
          <w:szCs w:val="24"/>
        </w:rPr>
        <w:t>(Kudo et al. 2004, Post and Pedersen 2008)</w:t>
      </w:r>
      <w:r w:rsidR="00F4011C" w:rsidRPr="00881BB5">
        <w:rPr>
          <w:rFonts w:cs="Times New Roman"/>
          <w:szCs w:val="24"/>
        </w:rPr>
        <w:fldChar w:fldCharType="end"/>
      </w:r>
      <w:r w:rsidR="009E13C1" w:rsidRPr="00881BB5">
        <w:rPr>
          <w:rFonts w:cs="Times New Roman"/>
          <w:szCs w:val="24"/>
        </w:rPr>
        <w:t>.</w:t>
      </w:r>
      <w:r w:rsidR="00F4011C" w:rsidRPr="00881BB5">
        <w:rPr>
          <w:rFonts w:cs="Times New Roman"/>
          <w:szCs w:val="24"/>
        </w:rPr>
        <w:t xml:space="preserve"> </w:t>
      </w:r>
      <w:r w:rsidR="00DF7176" w:rsidRPr="00881BB5">
        <w:rPr>
          <w:rFonts w:cs="Times New Roman"/>
          <w:szCs w:val="24"/>
        </w:rPr>
        <w:t>Third, species may respond to</w:t>
      </w:r>
      <w:r w:rsidR="00410849" w:rsidRPr="00881BB5">
        <w:rPr>
          <w:rFonts w:cs="Times New Roman"/>
          <w:szCs w:val="24"/>
        </w:rPr>
        <w:t xml:space="preserve"> finer-scale</w:t>
      </w:r>
      <w:r w:rsidR="00DF7176" w:rsidRPr="00881BB5">
        <w:rPr>
          <w:rFonts w:cs="Times New Roman"/>
          <w:szCs w:val="24"/>
        </w:rPr>
        <w:t xml:space="preserve"> changes </w:t>
      </w:r>
      <w:r w:rsidR="00410849" w:rsidRPr="00881BB5">
        <w:rPr>
          <w:rFonts w:cs="Times New Roman"/>
          <w:szCs w:val="24"/>
        </w:rPr>
        <w:t xml:space="preserve">in </w:t>
      </w:r>
      <w:r w:rsidR="00DF7176" w:rsidRPr="00881BB5">
        <w:rPr>
          <w:rFonts w:cs="Times New Roman"/>
          <w:szCs w:val="24"/>
        </w:rPr>
        <w:t>environmental variables that cannot be predicted using broad scale climate averages</w:t>
      </w:r>
      <w:r w:rsidR="009E13C1" w:rsidRPr="00881BB5">
        <w:rPr>
          <w:rFonts w:cs="Times New Roman"/>
          <w:szCs w:val="24"/>
        </w:rPr>
        <w:t xml:space="preserve"> (e.g. </w:t>
      </w:r>
      <w:r w:rsidR="00DF7176" w:rsidRPr="00881BB5">
        <w:rPr>
          <w:rFonts w:cs="Times New Roman"/>
          <w:szCs w:val="24"/>
        </w:rPr>
        <w:fldChar w:fldCharType="begin" w:fldLock="1"/>
      </w:r>
      <w:r w:rsidR="0010725F" w:rsidRPr="00881BB5">
        <w:rPr>
          <w:rFonts w:cs="Times New Roman"/>
          <w:szCs w:val="24"/>
        </w:rPr>
        <w:instrText>ADDIN CSL_CITATION { "citationItems" : [ { "id" : "ITEM-1", "itemData" : { "DOI" : "10.1111/j.1365-2486.2009.02106.x", "ISBN" : "1365-2486", "ISSN" : "13541013", "abstract" : "Impacts of long-term climate shifts on the dynamics of intact communities within species ranges are not well understood. Here, we show that warming and drying of the Southwestern United States over the last 25 years has corresponded to a shift in the species composition of Sonoran Desert winter annuals, paradoxically favoring species that germinate and grow best in cold temperatures. Winter rains have been arriving later in the season, during December rather than October, leading to the unexpected result that plants are germinating under colder temperatures, shifting community composition to favor slow growing, water-use efficient, cold-adapted species. Our results demonstrate how detailed ecophysiological knowledge of individual species, combined with long-term demographic data, can reveal complex and sometimes unexpected shifts in community composition in response to climate change. Further, these results highlight the potentially overwhelming impact of changes in phenology on the response of biota to a changing climate.", "author" : [ { "dropping-particle" : "", "family" : "Kimball", "given" : "Sarah", "non-dropping-particle" : "", "parse-names" : false, "suffix" : "" }, { "dropping-particle" : "", "family" : "Angert", "given" : "Amy L.", "non-dropping-particle" : "", "parse-names" : false, "suffix" : "" }, { "dropping-particle" : "", "family" : "Huxman", "given" : "Travis E.", "non-dropping-particle" : "", "parse-names" : false, "suffix" : "" }, { "dropping-particle" : "", "family" : "Venable", "given" : "D. Lawrence", "non-dropping-particle" : "", "parse-names" : false, "suffix" : "" } ], "container-title" : "Global Change Biology", "id" : "ITEM-1", "issue" : "5", "issued" : { "date-parts" : [ [ "2010" ] ] }, "page" : "1555-1565", "title" : "Contemporary climate change in the Sonoran Desert favors cold-adapted species", "type" : "article-journal", "volume" : "16" }, "uris" : [ "http://www.mendeley.com/documents/?uuid=e47b3b35-b8b5-4428-b773-78a3abd3e0fe" ] } ], "mendeley" : { "formattedCitation" : "(Kimball et al. 2010)", "manualFormatting" : "Kimball et al. 2010)", "plainTextFormattedCitation" : "(Kimball et al. 2010)", "previouslyFormattedCitation" : "(Kimball et al. 2010)" }, "properties" : { "noteIndex" : 0 }, "schema" : "https://github.com/citation-style-language/schema/raw/master/csl-citation.json" }</w:instrText>
      </w:r>
      <w:r w:rsidR="00DF7176" w:rsidRPr="00881BB5">
        <w:rPr>
          <w:rFonts w:cs="Times New Roman"/>
          <w:szCs w:val="24"/>
        </w:rPr>
        <w:fldChar w:fldCharType="separate"/>
      </w:r>
      <w:r w:rsidR="00DF7176" w:rsidRPr="00881BB5">
        <w:rPr>
          <w:rFonts w:cs="Times New Roman"/>
          <w:noProof/>
          <w:szCs w:val="24"/>
        </w:rPr>
        <w:t>Kimball et al. 2010)</w:t>
      </w:r>
      <w:r w:rsidR="00DF7176" w:rsidRPr="00881BB5">
        <w:rPr>
          <w:rFonts w:cs="Times New Roman"/>
          <w:szCs w:val="24"/>
        </w:rPr>
        <w:fldChar w:fldCharType="end"/>
      </w:r>
      <w:r w:rsidR="00DF7176" w:rsidRPr="00881BB5">
        <w:rPr>
          <w:rFonts w:cs="Times New Roman"/>
          <w:szCs w:val="24"/>
        </w:rPr>
        <w:t xml:space="preserve">. </w:t>
      </w:r>
      <w:r w:rsidR="00DD7CF2" w:rsidRPr="00881BB5">
        <w:rPr>
          <w:rFonts w:cs="Times New Roman"/>
          <w:szCs w:val="24"/>
        </w:rPr>
        <w:t>I</w:t>
      </w:r>
      <w:r w:rsidR="002E3E7C" w:rsidRPr="00881BB5">
        <w:rPr>
          <w:rFonts w:cs="Times New Roman"/>
          <w:szCs w:val="24"/>
        </w:rPr>
        <w:t xml:space="preserve">f the </w:t>
      </w:r>
      <w:r w:rsidR="0015228C" w:rsidRPr="00881BB5">
        <w:rPr>
          <w:rFonts w:cs="Times New Roman"/>
          <w:szCs w:val="24"/>
        </w:rPr>
        <w:t xml:space="preserve">processes that </w:t>
      </w:r>
      <w:r w:rsidR="00DF7176" w:rsidRPr="00881BB5">
        <w:rPr>
          <w:rFonts w:cs="Times New Roman"/>
          <w:szCs w:val="24"/>
        </w:rPr>
        <w:t>led to current trait-climate patterns differ</w:t>
      </w:r>
      <w:r w:rsidR="002E3E7C" w:rsidRPr="00881BB5">
        <w:rPr>
          <w:rFonts w:cs="Times New Roman"/>
          <w:szCs w:val="24"/>
        </w:rPr>
        <w:t xml:space="preserve"> from those that </w:t>
      </w:r>
      <w:r w:rsidR="00DF7176" w:rsidRPr="00881BB5">
        <w:rPr>
          <w:rFonts w:cs="Times New Roman"/>
          <w:szCs w:val="24"/>
        </w:rPr>
        <w:t xml:space="preserve">will </w:t>
      </w:r>
      <w:r w:rsidR="0015228C" w:rsidRPr="00881BB5">
        <w:rPr>
          <w:rFonts w:cs="Times New Roman"/>
          <w:szCs w:val="24"/>
        </w:rPr>
        <w:t xml:space="preserve">govern </w:t>
      </w:r>
      <w:r w:rsidR="002E3E7C" w:rsidRPr="00881BB5">
        <w:rPr>
          <w:rFonts w:cs="Times New Roman"/>
          <w:szCs w:val="24"/>
        </w:rPr>
        <w:t>community</w:t>
      </w:r>
      <w:r w:rsidR="0015228C" w:rsidRPr="00881BB5">
        <w:rPr>
          <w:rFonts w:cs="Times New Roman"/>
          <w:szCs w:val="24"/>
        </w:rPr>
        <w:t xml:space="preserve"> response</w:t>
      </w:r>
      <w:r w:rsidR="00DF7176" w:rsidRPr="00881BB5">
        <w:rPr>
          <w:rFonts w:cs="Times New Roman"/>
          <w:szCs w:val="24"/>
        </w:rPr>
        <w:t xml:space="preserve"> to climate change</w:t>
      </w:r>
      <w:r w:rsidR="002E3E7C" w:rsidRPr="00881BB5">
        <w:rPr>
          <w:rFonts w:cs="Times New Roman"/>
          <w:szCs w:val="24"/>
        </w:rPr>
        <w:t xml:space="preserve">, </w:t>
      </w:r>
      <w:r w:rsidR="00DF7176" w:rsidRPr="00881BB5">
        <w:rPr>
          <w:rFonts w:cs="Times New Roman"/>
          <w:szCs w:val="24"/>
        </w:rPr>
        <w:t>predictions derived from general trait-environment relationships will perform poorly.</w:t>
      </w:r>
    </w:p>
    <w:p w14:paraId="31EB1229" w14:textId="093056C9" w:rsidR="00FF1D29" w:rsidRPr="00881BB5" w:rsidRDefault="009E13C1" w:rsidP="00F308F7">
      <w:pPr>
        <w:spacing w:line="480" w:lineRule="auto"/>
        <w:ind w:firstLine="720"/>
        <w:rPr>
          <w:rFonts w:cs="Times New Roman"/>
          <w:szCs w:val="24"/>
        </w:rPr>
      </w:pPr>
      <w:r w:rsidRPr="00881BB5">
        <w:rPr>
          <w:rFonts w:cs="Times New Roman"/>
          <w:szCs w:val="24"/>
        </w:rPr>
        <w:lastRenderedPageBreak/>
        <w:t>One way to directly evaluate the potential for</w:t>
      </w:r>
      <w:r w:rsidR="007A5EBA" w:rsidRPr="00881BB5">
        <w:rPr>
          <w:rFonts w:cs="Times New Roman"/>
          <w:szCs w:val="24"/>
        </w:rPr>
        <w:t xml:space="preserve"> </w:t>
      </w:r>
      <w:r w:rsidRPr="00881BB5">
        <w:rPr>
          <w:rFonts w:cs="Times New Roman"/>
          <w:szCs w:val="24"/>
        </w:rPr>
        <w:t>spatial</w:t>
      </w:r>
      <w:r w:rsidR="00C66ACC" w:rsidRPr="00881BB5">
        <w:rPr>
          <w:rFonts w:cs="Times New Roman"/>
          <w:szCs w:val="24"/>
        </w:rPr>
        <w:t xml:space="preserve"> </w:t>
      </w:r>
      <w:r w:rsidR="007A5EBA" w:rsidRPr="00881BB5">
        <w:rPr>
          <w:rFonts w:cs="Times New Roman"/>
          <w:szCs w:val="24"/>
        </w:rPr>
        <w:t>trait patterns to predict community responses to climate change</w:t>
      </w:r>
      <w:r w:rsidR="0027333D" w:rsidRPr="00881BB5">
        <w:rPr>
          <w:rFonts w:cs="Times New Roman"/>
          <w:szCs w:val="24"/>
        </w:rPr>
        <w:t xml:space="preserve"> </w:t>
      </w:r>
      <w:r w:rsidRPr="00881BB5">
        <w:rPr>
          <w:rFonts w:cs="Times New Roman"/>
          <w:szCs w:val="24"/>
        </w:rPr>
        <w:t xml:space="preserve">is to </w:t>
      </w:r>
      <w:r w:rsidR="00DE510C" w:rsidRPr="00881BB5">
        <w:rPr>
          <w:rFonts w:cs="Times New Roman"/>
          <w:szCs w:val="24"/>
        </w:rPr>
        <w:t xml:space="preserve">experimentally manipulate climate </w:t>
      </w:r>
      <w:r w:rsidR="00DE510C" w:rsidRPr="00881BB5">
        <w:rPr>
          <w:rFonts w:cs="Times New Roman"/>
          <w:i/>
          <w:szCs w:val="24"/>
        </w:rPr>
        <w:t>in situ</w:t>
      </w:r>
      <w:r w:rsidR="00195574" w:rsidRPr="00881BB5">
        <w:rPr>
          <w:rFonts w:cs="Times New Roman"/>
          <w:szCs w:val="24"/>
        </w:rPr>
        <w:t xml:space="preserve"> </w:t>
      </w:r>
      <w:r w:rsidR="00DE510C" w:rsidRPr="00881BB5">
        <w:rPr>
          <w:rFonts w:cs="Times New Roman"/>
          <w:szCs w:val="24"/>
        </w:rPr>
        <w:t xml:space="preserve">and observe community response </w:t>
      </w:r>
      <w:r w:rsidR="00195574" w:rsidRPr="00881BB5">
        <w:rPr>
          <w:rFonts w:cs="Times New Roman"/>
          <w:szCs w:val="24"/>
        </w:rPr>
        <w:fldChar w:fldCharType="begin" w:fldLock="1"/>
      </w:r>
      <w:r w:rsidR="002A5748">
        <w:rPr>
          <w:rFonts w:cs="Times New Roman"/>
          <w:szCs w:val="24"/>
        </w:rPr>
        <w:instrText>ADDIN CSL_CITATION { "citationItems" : [ { "id" : "ITEM-1", "itemData" : { "author" : [ { "dropping-particle" : "", "family" : "Hobbie", "given" : "S. E.", "non-dropping-particle" : "", "parse-names" : false, "suffix" : "" }, { "dropping-particle" : "", "family" : "Chapin III", "given" : "F. S.", "non-dropping-particle" : "", "parse-names" : false, "suffix" : "" } ], "container-title" : "Ecology", "id" : "ITEM-1", "issue" : "5", "issued" : { "date-parts" : [ [ "1998" ] ] }, "page" : "1526-1544", "title" : "The response of tundra plant biomass, aboveground production, nitrogen, and CO2 flux to experimental warming", "type" : "article-journal", "volume" : "79" }, "uris" : [ "http://www.mendeley.com/documents/?uuid=63a8f04f-4683-4c80-81ec-c5e2cc0a7f8a" ] }, { "id" : "ITEM-2", "itemData" : { "DOI" : "10.1111/j.1365-2486.2010.02294.x", "ISSN" : "13541013", "author" : [ { "dropping-particle" : "", "family" : "Hudson", "given" : "J. M. G.", "non-dropping-particle" : "", "parse-names" : false, "suffix" : "" }, { "dropping-particle" : "", "family" : "Henry", "given" : "G. H. R.", "non-dropping-particle" : "", "parse-names" : false, "suffix" : "" }, { "dropping-particle" : "", "family" : "Cornwell", "given" : "W. K.", "non-dropping-particle" : "", "parse-names" : false, "suffix" : "" } ], "container-title" : "Global Change Biology", "id" : "ITEM-2", "issue" : "2", "issued" : { "date-parts" : [ [ "2011", "2", "4" ] ] }, "page" : "1013-1021", "title" : "Taller and larger: shifts in Arctic tundra leaf traits after 16 years of experimental warming", "type" : "article-journal", "volume" : "17" }, "uris" : [ "http://www.mendeley.com/documents/?uuid=0afe99da-95f0-49d6-a048-60b98cb70013" ] } ], "mendeley" : { "formattedCitation" : "(Hobbie and Chapin III 1998, Hudson et al. 2011)", "manualFormatting" : "(e.g. Hobbie and Chapin III 1998, Hudson et al. 2011)", "plainTextFormattedCitation" : "(Hobbie and Chapin III 1998, Hudson et al. 2011)", "previouslyFormattedCitation" : "(Hobbie and Chapin III 1998, Hudson et al. 2011)" }, "properties" : { "noteIndex" : 0 }, "schema" : "https://github.com/citation-style-language/schema/raw/master/csl-citation.json" }</w:instrText>
      </w:r>
      <w:r w:rsidR="00195574" w:rsidRPr="00881BB5">
        <w:rPr>
          <w:rFonts w:cs="Times New Roman"/>
          <w:szCs w:val="24"/>
        </w:rPr>
        <w:fldChar w:fldCharType="separate"/>
      </w:r>
      <w:r w:rsidR="002A5748" w:rsidRPr="002A5748">
        <w:rPr>
          <w:rFonts w:cs="Times New Roman"/>
          <w:noProof/>
          <w:szCs w:val="24"/>
        </w:rPr>
        <w:t>(</w:t>
      </w:r>
      <w:r w:rsidR="002A5748">
        <w:rPr>
          <w:rFonts w:cs="Times New Roman"/>
          <w:noProof/>
          <w:szCs w:val="24"/>
        </w:rPr>
        <w:t xml:space="preserve">e.g. </w:t>
      </w:r>
      <w:r w:rsidR="002A5748" w:rsidRPr="002A5748">
        <w:rPr>
          <w:rFonts w:cs="Times New Roman"/>
          <w:noProof/>
          <w:szCs w:val="24"/>
        </w:rPr>
        <w:t>Hobbie and Chapin III 1998, Hudson et al. 2011)</w:t>
      </w:r>
      <w:r w:rsidR="00195574" w:rsidRPr="00881BB5">
        <w:rPr>
          <w:rFonts w:cs="Times New Roman"/>
          <w:szCs w:val="24"/>
        </w:rPr>
        <w:fldChar w:fldCharType="end"/>
      </w:r>
      <w:r w:rsidR="00195574" w:rsidRPr="00881BB5">
        <w:rPr>
          <w:rFonts w:cs="Times New Roman"/>
          <w:szCs w:val="24"/>
        </w:rPr>
        <w:t xml:space="preserve">. </w:t>
      </w:r>
      <w:r w:rsidR="008B3488" w:rsidRPr="00881BB5">
        <w:rPr>
          <w:rFonts w:cs="Times New Roman"/>
          <w:i/>
          <w:szCs w:val="24"/>
        </w:rPr>
        <w:t>I</w:t>
      </w:r>
      <w:r w:rsidR="00393F84" w:rsidRPr="00881BB5">
        <w:rPr>
          <w:rFonts w:cs="Times New Roman"/>
          <w:i/>
          <w:szCs w:val="24"/>
        </w:rPr>
        <w:t>n situ</w:t>
      </w:r>
      <w:r w:rsidR="00195574" w:rsidRPr="00881BB5">
        <w:rPr>
          <w:rFonts w:cs="Times New Roman"/>
          <w:szCs w:val="24"/>
        </w:rPr>
        <w:t xml:space="preserve"> approaches</w:t>
      </w:r>
      <w:r w:rsidR="00F01CBD" w:rsidRPr="00881BB5">
        <w:rPr>
          <w:rFonts w:cs="Times New Roman"/>
          <w:szCs w:val="24"/>
        </w:rPr>
        <w:t xml:space="preserve"> are </w:t>
      </w:r>
      <w:r w:rsidR="0010725F" w:rsidRPr="00881BB5">
        <w:rPr>
          <w:rFonts w:cs="Times New Roman"/>
          <w:szCs w:val="24"/>
        </w:rPr>
        <w:t>in</w:t>
      </w:r>
      <w:r w:rsidR="00F01CBD" w:rsidRPr="00881BB5">
        <w:rPr>
          <w:rFonts w:cs="Times New Roman"/>
          <w:szCs w:val="24"/>
        </w:rPr>
        <w:t xml:space="preserve">valuable in that they allow for precise manipulation of the desired climate variables, but </w:t>
      </w:r>
      <w:r w:rsidR="005F12FC" w:rsidRPr="00881BB5">
        <w:rPr>
          <w:rFonts w:cs="Times New Roman"/>
          <w:szCs w:val="24"/>
        </w:rPr>
        <w:t xml:space="preserve">also </w:t>
      </w:r>
      <w:r w:rsidR="0010725F" w:rsidRPr="00881BB5">
        <w:rPr>
          <w:rFonts w:cs="Times New Roman"/>
          <w:szCs w:val="24"/>
        </w:rPr>
        <w:t xml:space="preserve">suffer from several </w:t>
      </w:r>
      <w:r w:rsidR="00F01CBD" w:rsidRPr="00881BB5">
        <w:rPr>
          <w:rFonts w:cs="Times New Roman"/>
          <w:szCs w:val="24"/>
        </w:rPr>
        <w:t xml:space="preserve">drawbacks. </w:t>
      </w:r>
      <w:r w:rsidR="008B3488" w:rsidRPr="00881BB5">
        <w:rPr>
          <w:rFonts w:cs="Times New Roman"/>
          <w:szCs w:val="24"/>
        </w:rPr>
        <w:t xml:space="preserve">Most notably, the local nature of </w:t>
      </w:r>
      <w:r w:rsidR="008B3488" w:rsidRPr="00881BB5">
        <w:rPr>
          <w:rFonts w:cs="Times New Roman"/>
          <w:i/>
          <w:szCs w:val="24"/>
        </w:rPr>
        <w:t>i</w:t>
      </w:r>
      <w:r w:rsidR="00195574" w:rsidRPr="00881BB5">
        <w:rPr>
          <w:rFonts w:cs="Times New Roman"/>
          <w:i/>
          <w:szCs w:val="24"/>
        </w:rPr>
        <w:t>n situ</w:t>
      </w:r>
      <w:r w:rsidR="00195574" w:rsidRPr="00881BB5">
        <w:rPr>
          <w:rFonts w:cs="Times New Roman"/>
          <w:szCs w:val="24"/>
        </w:rPr>
        <w:t xml:space="preserve"> </w:t>
      </w:r>
      <w:r w:rsidR="0081122E" w:rsidRPr="00881BB5">
        <w:rPr>
          <w:rFonts w:cs="Times New Roman"/>
          <w:szCs w:val="24"/>
        </w:rPr>
        <w:t xml:space="preserve">experiments </w:t>
      </w:r>
      <w:r w:rsidR="008B3488" w:rsidRPr="00881BB5">
        <w:rPr>
          <w:rFonts w:cs="Times New Roman"/>
          <w:szCs w:val="24"/>
        </w:rPr>
        <w:t>means</w:t>
      </w:r>
      <w:r w:rsidR="007F00BF" w:rsidRPr="00881BB5">
        <w:rPr>
          <w:rFonts w:cs="Times New Roman"/>
          <w:szCs w:val="24"/>
        </w:rPr>
        <w:t xml:space="preserve"> </w:t>
      </w:r>
      <w:r w:rsidR="008B3488" w:rsidRPr="00881BB5">
        <w:rPr>
          <w:rFonts w:cs="Times New Roman"/>
          <w:szCs w:val="24"/>
        </w:rPr>
        <w:t xml:space="preserve">that </w:t>
      </w:r>
      <w:r w:rsidR="00472366" w:rsidRPr="00881BB5">
        <w:rPr>
          <w:rFonts w:cs="Times New Roman"/>
          <w:szCs w:val="24"/>
        </w:rPr>
        <w:t xml:space="preserve">the </w:t>
      </w:r>
      <w:r w:rsidR="00390175" w:rsidRPr="00881BB5">
        <w:rPr>
          <w:rFonts w:cs="Times New Roman"/>
          <w:szCs w:val="24"/>
        </w:rPr>
        <w:t>arrival and establishment of immigrants adapted to the new climate conditions</w:t>
      </w:r>
      <w:r w:rsidR="00472366" w:rsidRPr="00881BB5">
        <w:rPr>
          <w:rFonts w:cs="Times New Roman"/>
          <w:szCs w:val="24"/>
        </w:rPr>
        <w:t xml:space="preserve"> </w:t>
      </w:r>
      <w:r w:rsidR="007F00BF" w:rsidRPr="00881BB5">
        <w:rPr>
          <w:rFonts w:cs="Times New Roman"/>
          <w:szCs w:val="24"/>
        </w:rPr>
        <w:t>are</w:t>
      </w:r>
      <w:r w:rsidR="00472366" w:rsidRPr="00881BB5">
        <w:rPr>
          <w:rFonts w:cs="Times New Roman"/>
          <w:szCs w:val="24"/>
        </w:rPr>
        <w:t xml:space="preserve"> sharply reduced</w:t>
      </w:r>
      <w:r w:rsidR="0081122E" w:rsidRPr="00881BB5">
        <w:rPr>
          <w:rFonts w:cs="Times New Roman"/>
          <w:szCs w:val="24"/>
        </w:rPr>
        <w:t xml:space="preserve">, </w:t>
      </w:r>
      <w:r w:rsidR="00472366" w:rsidRPr="00881BB5">
        <w:rPr>
          <w:rFonts w:cs="Times New Roman"/>
          <w:szCs w:val="24"/>
        </w:rPr>
        <w:t>effectively removing an</w:t>
      </w:r>
      <w:r w:rsidR="002019F2" w:rsidRPr="00881BB5">
        <w:rPr>
          <w:rFonts w:cs="Times New Roman"/>
          <w:szCs w:val="24"/>
        </w:rPr>
        <w:t xml:space="preserve"> important driver of community response to climate change </w:t>
      </w:r>
      <w:r w:rsidR="002019F2" w:rsidRPr="00881BB5">
        <w:rPr>
          <w:rFonts w:cs="Times New Roman"/>
          <w:szCs w:val="24"/>
        </w:rPr>
        <w:fldChar w:fldCharType="begin" w:fldLock="1"/>
      </w:r>
      <w:r w:rsidR="00397549">
        <w:rPr>
          <w:rFonts w:cs="Times New Roman"/>
          <w:szCs w:val="24"/>
        </w:rPr>
        <w: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instrText>
      </w:r>
      <w:r w:rsidR="002019F2" w:rsidRPr="00881BB5">
        <w:rPr>
          <w:rFonts w:cs="Times New Roman"/>
          <w:szCs w:val="24"/>
        </w:rPr>
        <w:fldChar w:fldCharType="separate"/>
      </w:r>
      <w:r w:rsidR="002019F2" w:rsidRPr="00881BB5">
        <w:rPr>
          <w:rFonts w:cs="Times New Roman"/>
          <w:noProof/>
          <w:szCs w:val="24"/>
        </w:rPr>
        <w:t>(Gottfried et al. 2012)</w:t>
      </w:r>
      <w:r w:rsidR="002019F2" w:rsidRPr="00881BB5">
        <w:rPr>
          <w:rFonts w:cs="Times New Roman"/>
          <w:szCs w:val="24"/>
        </w:rPr>
        <w:fldChar w:fldCharType="end"/>
      </w:r>
      <w:r w:rsidR="002019F2" w:rsidRPr="00881BB5">
        <w:rPr>
          <w:rFonts w:cs="Times New Roman"/>
          <w:szCs w:val="24"/>
        </w:rPr>
        <w:t xml:space="preserve">. </w:t>
      </w:r>
      <w:r w:rsidR="008B3488" w:rsidRPr="00881BB5">
        <w:rPr>
          <w:rFonts w:cs="Times New Roman"/>
          <w:i/>
          <w:szCs w:val="24"/>
        </w:rPr>
        <w:t>I</w:t>
      </w:r>
      <w:r w:rsidR="00684B3A" w:rsidRPr="00881BB5">
        <w:rPr>
          <w:rFonts w:cs="Times New Roman"/>
          <w:i/>
          <w:szCs w:val="24"/>
        </w:rPr>
        <w:t xml:space="preserve">n situ </w:t>
      </w:r>
      <w:r w:rsidR="009E75B9" w:rsidRPr="00881BB5">
        <w:rPr>
          <w:rFonts w:cs="Times New Roman"/>
          <w:szCs w:val="24"/>
        </w:rPr>
        <w:t xml:space="preserve">experiments </w:t>
      </w:r>
      <w:r w:rsidR="007F00BF" w:rsidRPr="00881BB5">
        <w:rPr>
          <w:rFonts w:cs="Times New Roman"/>
          <w:szCs w:val="24"/>
        </w:rPr>
        <w:t>may</w:t>
      </w:r>
      <w:r w:rsidR="00684B3A" w:rsidRPr="00881BB5">
        <w:rPr>
          <w:rFonts w:cs="Times New Roman"/>
          <w:szCs w:val="24"/>
        </w:rPr>
        <w:t xml:space="preserve"> </w:t>
      </w:r>
      <w:r w:rsidR="007F00BF" w:rsidRPr="00881BB5">
        <w:rPr>
          <w:rFonts w:cs="Times New Roman"/>
          <w:szCs w:val="24"/>
        </w:rPr>
        <w:t>even</w:t>
      </w:r>
      <w:r w:rsidR="00684B3A" w:rsidRPr="00881BB5">
        <w:rPr>
          <w:rFonts w:cs="Times New Roman"/>
          <w:szCs w:val="24"/>
        </w:rPr>
        <w:t xml:space="preserve"> </w:t>
      </w:r>
      <w:r w:rsidR="009E75B9" w:rsidRPr="00881BB5">
        <w:rPr>
          <w:rFonts w:cs="Times New Roman"/>
          <w:i/>
          <w:szCs w:val="24"/>
        </w:rPr>
        <w:t xml:space="preserve">suppress </w:t>
      </w:r>
      <w:r w:rsidR="009E75B9" w:rsidRPr="00881BB5">
        <w:rPr>
          <w:rFonts w:cs="Times New Roman"/>
          <w:szCs w:val="24"/>
        </w:rPr>
        <w:t>community responses</w:t>
      </w:r>
      <w:r w:rsidR="00684B3A" w:rsidRPr="00881BB5">
        <w:rPr>
          <w:rFonts w:cs="Times New Roman"/>
          <w:szCs w:val="24"/>
        </w:rPr>
        <w:t xml:space="preserve"> if propagule pressure from locally abundant species </w:t>
      </w:r>
      <w:r w:rsidR="007F00BF" w:rsidRPr="00881BB5">
        <w:rPr>
          <w:rFonts w:cs="Times New Roman"/>
          <w:szCs w:val="24"/>
        </w:rPr>
        <w:t>is</w:t>
      </w:r>
      <w:r w:rsidR="00684B3A" w:rsidRPr="00881BB5">
        <w:rPr>
          <w:rFonts w:cs="Times New Roman"/>
          <w:szCs w:val="24"/>
        </w:rPr>
        <w:t xml:space="preserve"> high</w:t>
      </w:r>
      <w:r w:rsidR="0081122E" w:rsidRPr="00881BB5">
        <w:rPr>
          <w:rFonts w:cs="Times New Roman"/>
          <w:szCs w:val="24"/>
        </w:rPr>
        <w:t xml:space="preserve"> enough to exert mass effects on the community compositions of experimental plots. </w:t>
      </w:r>
      <w:r w:rsidR="00F01CBD" w:rsidRPr="00881BB5">
        <w:rPr>
          <w:rFonts w:cs="Times New Roman"/>
          <w:szCs w:val="24"/>
        </w:rPr>
        <w:t xml:space="preserve">A second drawback </w:t>
      </w:r>
      <w:r w:rsidR="008B3488" w:rsidRPr="00881BB5">
        <w:rPr>
          <w:rFonts w:cs="Times New Roman"/>
          <w:szCs w:val="24"/>
        </w:rPr>
        <w:t>of</w:t>
      </w:r>
      <w:r w:rsidR="00F01CBD" w:rsidRPr="00881BB5">
        <w:rPr>
          <w:rFonts w:cs="Times New Roman"/>
          <w:szCs w:val="24"/>
        </w:rPr>
        <w:t xml:space="preserve"> </w:t>
      </w:r>
      <w:r w:rsidR="006C68DB" w:rsidRPr="00881BB5">
        <w:rPr>
          <w:rFonts w:cs="Times New Roman"/>
          <w:i/>
          <w:szCs w:val="24"/>
        </w:rPr>
        <w:t>in situ</w:t>
      </w:r>
      <w:r w:rsidR="00195574" w:rsidRPr="00881BB5">
        <w:rPr>
          <w:rFonts w:cs="Times New Roman"/>
          <w:szCs w:val="24"/>
        </w:rPr>
        <w:t xml:space="preserve"> climate manipulations </w:t>
      </w:r>
      <w:r w:rsidR="00684B3A" w:rsidRPr="00881BB5">
        <w:rPr>
          <w:rFonts w:cs="Times New Roman"/>
          <w:szCs w:val="24"/>
        </w:rPr>
        <w:t>is</w:t>
      </w:r>
      <w:r w:rsidR="00F01CBD" w:rsidRPr="00881BB5">
        <w:rPr>
          <w:rFonts w:cs="Times New Roman"/>
          <w:szCs w:val="24"/>
        </w:rPr>
        <w:t xml:space="preserve"> </w:t>
      </w:r>
      <w:r w:rsidR="008D5BF4" w:rsidRPr="00881BB5">
        <w:rPr>
          <w:rFonts w:cs="Times New Roman"/>
          <w:szCs w:val="24"/>
        </w:rPr>
        <w:t xml:space="preserve">the </w:t>
      </w:r>
      <w:r w:rsidR="00195574" w:rsidRPr="00881BB5">
        <w:rPr>
          <w:rFonts w:cs="Times New Roman"/>
          <w:szCs w:val="24"/>
        </w:rPr>
        <w:t xml:space="preserve">undesirable side effects related to experimental methods </w:t>
      </w:r>
      <w:r w:rsidR="00195574" w:rsidRPr="00881BB5">
        <w:rPr>
          <w:rFonts w:cs="Times New Roman"/>
          <w:szCs w:val="24"/>
        </w:rPr>
        <w:fldChar w:fldCharType="begin" w:fldLock="1"/>
      </w:r>
      <w:r w:rsidR="00195574" w:rsidRPr="00881BB5">
        <w:rPr>
          <w:rFonts w:cs="Times New Roman"/>
          <w:szCs w:val="24"/>
        </w:rPr>
        <w:instrText>ADDIN CSL_CITATION { "citationItems" : [ { "id" : "ITEM-1", "itemData" : { "DOI" : "10.1016/j.agrformet.2009.06.007", "ISSN" : "01681923", "author" : [ { "dropping-particle" : "", "family" : "Aronson", "given" : "Emma L.", "non-dropping-particle" : "", "parse-names" : false, "suffix" : "" }, { "dropping-particle" : "", "family" : "McNulty", "given" : "Steven G.", "non-dropping-particle" : "", "parse-names" : false, "suffix" : "" } ], "container-title" : "Agricultural and Forest Meteorology", "id" : "ITEM-1", "issue" : "11", "issued" : { "date-parts" : [ [ "2009", "11" ] ] }, "page" : "1791-1799", "title" : "Appropriate experimental ecosystem warming methods by ecosystem, objective, and practicality", "type" : "article-journal", "volume" : "149" }, "uris" : [ "http://www.mendeley.com/documents/?uuid=2023ae86-a485-446c-9435-9308abb8d7a6" ] } ], "mendeley" : { "formattedCitation" : "(Aronson and McNulty 2009)", "plainTextFormattedCitation" : "(Aronson and McNulty 2009)", "previouslyFormattedCitation" : "(Aronson and McNulty 2009)" }, "properties" : { "noteIndex" : 0 }, "schema" : "https://github.com/citation-style-language/schema/raw/master/csl-citation.json" }</w:instrText>
      </w:r>
      <w:r w:rsidR="00195574" w:rsidRPr="00881BB5">
        <w:rPr>
          <w:rFonts w:cs="Times New Roman"/>
          <w:szCs w:val="24"/>
        </w:rPr>
        <w:fldChar w:fldCharType="separate"/>
      </w:r>
      <w:r w:rsidR="00195574" w:rsidRPr="00881BB5">
        <w:rPr>
          <w:rFonts w:cs="Times New Roman"/>
          <w:noProof/>
          <w:szCs w:val="24"/>
        </w:rPr>
        <w:t>(Aronson and McNulty 2009)</w:t>
      </w:r>
      <w:r w:rsidR="00195574" w:rsidRPr="00881BB5">
        <w:rPr>
          <w:rFonts w:cs="Times New Roman"/>
          <w:szCs w:val="24"/>
        </w:rPr>
        <w:fldChar w:fldCharType="end"/>
      </w:r>
      <w:r w:rsidR="0044691A" w:rsidRPr="00881BB5">
        <w:rPr>
          <w:rFonts w:cs="Times New Roman"/>
          <w:szCs w:val="24"/>
        </w:rPr>
        <w:t>.</w:t>
      </w:r>
    </w:p>
    <w:p w14:paraId="380228AE" w14:textId="350CD8E1" w:rsidR="0062434A" w:rsidRPr="00881BB5" w:rsidRDefault="009E75B9" w:rsidP="00F308F7">
      <w:pPr>
        <w:spacing w:line="480" w:lineRule="auto"/>
        <w:ind w:firstLine="720"/>
        <w:rPr>
          <w:rFonts w:cs="Times New Roman"/>
          <w:szCs w:val="24"/>
          <w:lang w:val="nb-NO"/>
        </w:rPr>
      </w:pPr>
      <w:r w:rsidRPr="00881BB5">
        <w:rPr>
          <w:rFonts w:cs="Times New Roman"/>
          <w:szCs w:val="24"/>
        </w:rPr>
        <w:t>Here</w:t>
      </w:r>
      <w:r w:rsidR="006D170D" w:rsidRPr="00881BB5">
        <w:rPr>
          <w:rFonts w:cs="Times New Roman"/>
          <w:szCs w:val="24"/>
        </w:rPr>
        <w:t>, we investigate t</w:t>
      </w:r>
      <w:r w:rsidR="00B169BC" w:rsidRPr="00881BB5">
        <w:rPr>
          <w:rFonts w:cs="Times New Roman"/>
          <w:szCs w:val="24"/>
        </w:rPr>
        <w:t>he effects of climate change</w:t>
      </w:r>
      <w:r w:rsidR="008D5BF4" w:rsidRPr="00881BB5">
        <w:rPr>
          <w:rFonts w:cs="Times New Roman"/>
          <w:szCs w:val="24"/>
        </w:rPr>
        <w:t xml:space="preserve"> on plant communities</w:t>
      </w:r>
      <w:r w:rsidR="00B169BC" w:rsidRPr="00881BB5">
        <w:rPr>
          <w:rFonts w:cs="Times New Roman"/>
          <w:szCs w:val="24"/>
        </w:rPr>
        <w:t xml:space="preserve"> </w:t>
      </w:r>
      <w:r w:rsidR="006D170D" w:rsidRPr="00881BB5">
        <w:rPr>
          <w:rFonts w:cs="Times New Roman"/>
          <w:szCs w:val="24"/>
        </w:rPr>
        <w:t xml:space="preserve">using an alternative approach: transplantation of entire, intact communities to </w:t>
      </w:r>
      <w:r w:rsidR="0081122E" w:rsidRPr="00881BB5">
        <w:rPr>
          <w:rFonts w:cs="Times New Roman"/>
          <w:szCs w:val="24"/>
        </w:rPr>
        <w:t xml:space="preserve">new </w:t>
      </w:r>
      <w:r w:rsidR="00F1758B" w:rsidRPr="00881BB5">
        <w:rPr>
          <w:rFonts w:cs="Times New Roman"/>
          <w:szCs w:val="24"/>
        </w:rPr>
        <w:t xml:space="preserve">climates. </w:t>
      </w:r>
      <w:r w:rsidR="00F15EA3" w:rsidRPr="00881BB5">
        <w:rPr>
          <w:rFonts w:cs="Times New Roman"/>
          <w:szCs w:val="24"/>
        </w:rPr>
        <w:t xml:space="preserve">We conduct our experiment within a network of twelve grassland sites in </w:t>
      </w:r>
      <w:r w:rsidR="003D08AC" w:rsidRPr="00881BB5">
        <w:rPr>
          <w:rFonts w:cs="Times New Roman"/>
          <w:szCs w:val="24"/>
        </w:rPr>
        <w:t>southern</w:t>
      </w:r>
      <w:r w:rsidR="00F15EA3" w:rsidRPr="00881BB5">
        <w:rPr>
          <w:rFonts w:cs="Times New Roman"/>
          <w:szCs w:val="24"/>
        </w:rPr>
        <w:t xml:space="preserve"> Norway</w:t>
      </w:r>
      <w:r w:rsidR="008E0933" w:rsidRPr="00881BB5">
        <w:rPr>
          <w:rFonts w:cs="Times New Roman"/>
          <w:szCs w:val="24"/>
        </w:rPr>
        <w:t>. T</w:t>
      </w:r>
      <w:r w:rsidR="00F15EA3" w:rsidRPr="00881BB5">
        <w:rPr>
          <w:rFonts w:cs="Times New Roman"/>
          <w:szCs w:val="24"/>
        </w:rPr>
        <w:t xml:space="preserve">hese grasslands have shallow but thickly interwoven root networks that allow for the removal and transplantation of intact turf communities. </w:t>
      </w:r>
      <w:r w:rsidR="006D170D" w:rsidRPr="00881BB5">
        <w:rPr>
          <w:rFonts w:cs="Times New Roman"/>
          <w:szCs w:val="24"/>
        </w:rPr>
        <w:t>Whole</w:t>
      </w:r>
      <w:r w:rsidR="00CD109C" w:rsidRPr="00881BB5">
        <w:rPr>
          <w:rFonts w:cs="Times New Roman"/>
          <w:szCs w:val="24"/>
        </w:rPr>
        <w:t>-</w:t>
      </w:r>
      <w:r w:rsidR="006D170D" w:rsidRPr="00881BB5">
        <w:rPr>
          <w:rFonts w:cs="Times New Roman"/>
          <w:szCs w:val="24"/>
        </w:rPr>
        <w:t>community transplantation avoids the experime</w:t>
      </w:r>
      <w:r w:rsidR="00E67ED4" w:rsidRPr="00881BB5">
        <w:rPr>
          <w:rFonts w:cs="Times New Roman"/>
          <w:szCs w:val="24"/>
        </w:rPr>
        <w:t xml:space="preserve">ntal artifacts of climate </w:t>
      </w:r>
      <w:r w:rsidR="006D170D" w:rsidRPr="00881BB5">
        <w:rPr>
          <w:rFonts w:cs="Times New Roman"/>
          <w:szCs w:val="24"/>
        </w:rPr>
        <w:t>change manipulations, while exposing the community to immigration from species adapted to th</w:t>
      </w:r>
      <w:r w:rsidR="00D7447F" w:rsidRPr="00881BB5">
        <w:rPr>
          <w:rFonts w:cs="Times New Roman"/>
          <w:szCs w:val="24"/>
        </w:rPr>
        <w:t>e</w:t>
      </w:r>
      <w:r w:rsidR="006D170D" w:rsidRPr="00881BB5">
        <w:rPr>
          <w:rFonts w:cs="Times New Roman"/>
          <w:szCs w:val="24"/>
        </w:rPr>
        <w:t xml:space="preserve"> new environment. </w:t>
      </w:r>
      <w:r w:rsidR="00A57200" w:rsidRPr="00881BB5">
        <w:rPr>
          <w:rFonts w:cs="Times New Roman"/>
          <w:szCs w:val="24"/>
        </w:rPr>
        <w:t>In fact</w:t>
      </w:r>
      <w:r w:rsidR="006D170D" w:rsidRPr="00881BB5">
        <w:rPr>
          <w:rFonts w:cs="Times New Roman"/>
          <w:szCs w:val="24"/>
        </w:rPr>
        <w:t xml:space="preserve">, </w:t>
      </w:r>
      <w:r w:rsidR="00440D0D" w:rsidRPr="00881BB5">
        <w:rPr>
          <w:rFonts w:cs="Times New Roman"/>
          <w:szCs w:val="24"/>
        </w:rPr>
        <w:t>transplantation</w:t>
      </w:r>
      <w:r w:rsidR="006D170D" w:rsidRPr="00881BB5">
        <w:rPr>
          <w:rFonts w:cs="Times New Roman"/>
          <w:szCs w:val="24"/>
        </w:rPr>
        <w:t xml:space="preserve"> lies at the </w:t>
      </w:r>
      <w:r w:rsidR="00B73EF1" w:rsidRPr="00881BB5">
        <w:rPr>
          <w:rFonts w:cs="Times New Roman"/>
          <w:szCs w:val="24"/>
        </w:rPr>
        <w:t>other</w:t>
      </w:r>
      <w:r w:rsidR="006D170D" w:rsidRPr="00881BB5">
        <w:rPr>
          <w:rFonts w:cs="Times New Roman"/>
          <w:szCs w:val="24"/>
        </w:rPr>
        <w:t xml:space="preserve"> extreme of </w:t>
      </w:r>
      <w:r w:rsidR="006D170D" w:rsidRPr="00881BB5">
        <w:rPr>
          <w:rFonts w:cs="Times New Roman"/>
          <w:i/>
          <w:szCs w:val="24"/>
        </w:rPr>
        <w:t>in situ</w:t>
      </w:r>
      <w:r w:rsidR="006D170D" w:rsidRPr="00881BB5">
        <w:rPr>
          <w:rFonts w:cs="Times New Roman"/>
          <w:szCs w:val="24"/>
        </w:rPr>
        <w:t xml:space="preserve"> climate manipulations: it</w:t>
      </w:r>
      <w:r w:rsidR="00BA730B" w:rsidRPr="00881BB5">
        <w:rPr>
          <w:rFonts w:cs="Times New Roman"/>
          <w:szCs w:val="24"/>
        </w:rPr>
        <w:t xml:space="preserve"> provides a scenario in which</w:t>
      </w:r>
      <w:r w:rsidR="006D170D" w:rsidRPr="00881BB5">
        <w:rPr>
          <w:rFonts w:cs="Times New Roman"/>
          <w:szCs w:val="24"/>
        </w:rPr>
        <w:t xml:space="preserve"> immigration of </w:t>
      </w:r>
      <w:r w:rsidR="003E784F" w:rsidRPr="00881BB5">
        <w:rPr>
          <w:rFonts w:cs="Times New Roman"/>
          <w:szCs w:val="24"/>
        </w:rPr>
        <w:t>climate</w:t>
      </w:r>
      <w:r w:rsidR="006D170D" w:rsidRPr="00881BB5">
        <w:rPr>
          <w:rFonts w:cs="Times New Roman"/>
          <w:szCs w:val="24"/>
        </w:rPr>
        <w:t>-adapted species is higher than would be expected in communities subject t</w:t>
      </w:r>
      <w:r w:rsidR="008D5BF4" w:rsidRPr="00881BB5">
        <w:rPr>
          <w:rFonts w:cs="Times New Roman"/>
          <w:szCs w:val="24"/>
        </w:rPr>
        <w:t xml:space="preserve">o gradual environmental change. </w:t>
      </w:r>
      <w:r w:rsidR="0044691A" w:rsidRPr="00881BB5">
        <w:rPr>
          <w:rFonts w:cs="Times New Roman"/>
          <w:szCs w:val="24"/>
        </w:rPr>
        <w:t>W</w:t>
      </w:r>
      <w:r w:rsidR="006D170D" w:rsidRPr="00881BB5">
        <w:rPr>
          <w:rFonts w:cs="Times New Roman"/>
          <w:szCs w:val="24"/>
        </w:rPr>
        <w:t>e monitor</w:t>
      </w:r>
      <w:r w:rsidR="00A57200" w:rsidRPr="00881BB5">
        <w:rPr>
          <w:rFonts w:cs="Times New Roman"/>
          <w:szCs w:val="24"/>
        </w:rPr>
        <w:t>ed</w:t>
      </w:r>
      <w:r w:rsidR="006D170D" w:rsidRPr="00881BB5">
        <w:rPr>
          <w:rFonts w:cs="Times New Roman"/>
          <w:szCs w:val="24"/>
        </w:rPr>
        <w:t xml:space="preserve"> changes in the functional comp</w:t>
      </w:r>
      <w:r w:rsidR="00E577F3" w:rsidRPr="00881BB5">
        <w:rPr>
          <w:rFonts w:cs="Times New Roman"/>
          <w:szCs w:val="24"/>
        </w:rPr>
        <w:t xml:space="preserve">osition of 235 </w:t>
      </w:r>
      <w:r w:rsidR="00C66ACC" w:rsidRPr="00881BB5">
        <w:rPr>
          <w:rFonts w:cs="Times New Roman"/>
          <w:szCs w:val="24"/>
        </w:rPr>
        <w:t xml:space="preserve">control and transplanted </w:t>
      </w:r>
      <w:r w:rsidR="00E577F3" w:rsidRPr="00881BB5">
        <w:rPr>
          <w:rFonts w:cs="Times New Roman"/>
          <w:szCs w:val="24"/>
        </w:rPr>
        <w:t xml:space="preserve">turf communities </w:t>
      </w:r>
      <w:r w:rsidR="006D170D" w:rsidRPr="00881BB5">
        <w:rPr>
          <w:rFonts w:cs="Times New Roman"/>
          <w:szCs w:val="24"/>
        </w:rPr>
        <w:t xml:space="preserve">over five years using species-level averages of </w:t>
      </w:r>
      <w:r w:rsidR="005B6EF1" w:rsidRPr="00881BB5">
        <w:rPr>
          <w:rFonts w:cs="Times New Roman"/>
          <w:szCs w:val="24"/>
        </w:rPr>
        <w:t>four</w:t>
      </w:r>
      <w:r w:rsidR="006D170D" w:rsidRPr="00881BB5">
        <w:rPr>
          <w:rFonts w:cs="Times New Roman"/>
          <w:szCs w:val="24"/>
        </w:rPr>
        <w:t xml:space="preserve"> commonly measured plant </w:t>
      </w:r>
      <w:r w:rsidR="006D170D" w:rsidRPr="00881BB5">
        <w:rPr>
          <w:rFonts w:cs="Times New Roman"/>
          <w:szCs w:val="24"/>
        </w:rPr>
        <w:lastRenderedPageBreak/>
        <w:t>traits: leaf area, maximum vegetative height, seed mass, and specific leaf area (SLA)</w:t>
      </w:r>
      <w:r w:rsidR="00684B3A" w:rsidRPr="00881BB5">
        <w:rPr>
          <w:rFonts w:cs="Times New Roman"/>
          <w:szCs w:val="24"/>
        </w:rPr>
        <w:t xml:space="preserve">, </w:t>
      </w:r>
      <w:r w:rsidR="00C66ACC" w:rsidRPr="00881BB5">
        <w:rPr>
          <w:rFonts w:cs="Times New Roman"/>
          <w:szCs w:val="24"/>
        </w:rPr>
        <w:t>as well as</w:t>
      </w:r>
      <w:r w:rsidR="00684B3A" w:rsidRPr="00881BB5">
        <w:rPr>
          <w:rFonts w:cs="Times New Roman"/>
          <w:szCs w:val="24"/>
        </w:rPr>
        <w:t xml:space="preserve"> four less commonly used traits relating to clonal growth strategy: number of offspring per parent, persistence of plant-offspring connection, rate of lateral spread, and </w:t>
      </w:r>
      <w:r w:rsidR="00ED4761" w:rsidRPr="00881BB5">
        <w:rPr>
          <w:rFonts w:cs="Times New Roman"/>
          <w:szCs w:val="24"/>
        </w:rPr>
        <w:t xml:space="preserve">bud </w:t>
      </w:r>
      <w:r w:rsidR="00684B3A" w:rsidRPr="00881BB5">
        <w:rPr>
          <w:rFonts w:cs="Times New Roman"/>
          <w:szCs w:val="24"/>
        </w:rPr>
        <w:t>number (i.e.</w:t>
      </w:r>
      <w:r w:rsidR="0044691A" w:rsidRPr="00881BB5">
        <w:rPr>
          <w:rFonts w:cs="Times New Roman"/>
          <w:szCs w:val="24"/>
        </w:rPr>
        <w:t>,</w:t>
      </w:r>
      <w:r w:rsidR="00684B3A" w:rsidRPr="00881BB5">
        <w:rPr>
          <w:rFonts w:cs="Times New Roman"/>
          <w:szCs w:val="24"/>
        </w:rPr>
        <w:t xml:space="preserve"> the number of dormant meristems </w:t>
      </w:r>
      <w:r w:rsidR="00ED4761" w:rsidRPr="00881BB5">
        <w:rPr>
          <w:rFonts w:cs="Times New Roman"/>
          <w:szCs w:val="24"/>
        </w:rPr>
        <w:t>per</w:t>
      </w:r>
      <w:r w:rsidR="00684B3A" w:rsidRPr="00881BB5">
        <w:rPr>
          <w:rFonts w:cs="Times New Roman"/>
          <w:szCs w:val="24"/>
        </w:rPr>
        <w:t xml:space="preserve"> ramet).</w:t>
      </w:r>
      <w:r w:rsidR="00ED4761" w:rsidRPr="00881BB5">
        <w:rPr>
          <w:rFonts w:cs="Times New Roman"/>
          <w:szCs w:val="24"/>
        </w:rPr>
        <w:t xml:space="preserve"> Clonal traits are often overlooked as indicators of plant </w:t>
      </w:r>
      <w:r w:rsidR="00BA730B" w:rsidRPr="00881BB5">
        <w:rPr>
          <w:rFonts w:cs="Times New Roman"/>
          <w:szCs w:val="24"/>
        </w:rPr>
        <w:t>performance</w:t>
      </w:r>
      <w:r w:rsidR="00ED4761" w:rsidRPr="00881BB5">
        <w:rPr>
          <w:rFonts w:cs="Times New Roman"/>
          <w:szCs w:val="24"/>
        </w:rPr>
        <w:t>, despite the</w:t>
      </w:r>
      <w:r w:rsidR="0069284B" w:rsidRPr="00881BB5">
        <w:rPr>
          <w:rFonts w:cs="Times New Roman"/>
          <w:szCs w:val="24"/>
        </w:rPr>
        <w:t>ir widespread prevalence and potential significance for community dynamics and ecosystem function</w:t>
      </w:r>
      <w:r w:rsidR="00265F66" w:rsidRPr="00881BB5">
        <w:rPr>
          <w:rFonts w:cs="Times New Roman"/>
          <w:szCs w:val="24"/>
        </w:rPr>
        <w:t xml:space="preserve">, especially in herbaceous plant </w:t>
      </w:r>
      <w:r w:rsidR="00C66ACC" w:rsidRPr="00881BB5">
        <w:rPr>
          <w:rFonts w:cs="Times New Roman"/>
          <w:szCs w:val="24"/>
        </w:rPr>
        <w:t>biomes</w:t>
      </w:r>
      <w:r w:rsidR="00265F66" w:rsidRPr="00881BB5">
        <w:rPr>
          <w:rFonts w:cs="Times New Roman"/>
          <w:szCs w:val="24"/>
        </w:rPr>
        <w:t xml:space="preserve"> </w:t>
      </w:r>
      <w:r w:rsidR="00BA730B" w:rsidRPr="00881BB5">
        <w:rPr>
          <w:rFonts w:cs="Times New Roman"/>
          <w:szCs w:val="24"/>
        </w:rPr>
        <w:t>like</w:t>
      </w:r>
      <w:r w:rsidR="00265F66" w:rsidRPr="00881BB5">
        <w:rPr>
          <w:rFonts w:cs="Times New Roman"/>
          <w:szCs w:val="24"/>
        </w:rPr>
        <w:t xml:space="preserve"> grasslands, wetlands, and tundra</w:t>
      </w:r>
      <w:r w:rsidR="0069284B" w:rsidRPr="00881BB5">
        <w:rPr>
          <w:rFonts w:cs="Times New Roman"/>
          <w:szCs w:val="24"/>
        </w:rPr>
        <w:t xml:space="preserve"> </w:t>
      </w:r>
      <w:r w:rsidR="00ED4761" w:rsidRPr="00881BB5">
        <w:rPr>
          <w:rFonts w:cs="Times New Roman"/>
          <w:szCs w:val="24"/>
        </w:rPr>
        <w:fldChar w:fldCharType="begin" w:fldLock="1"/>
      </w:r>
      <w:r w:rsidR="00881BB5">
        <w:rPr>
          <w:rFonts w:cs="Times New Roman"/>
          <w:szCs w:val="24"/>
        </w:rPr>
        <w:instrText>ADDIN CSL_CITATION { "citationItems" : [ { "id" : "ITEM-1", "itemData" : { "DOI" : "10.1093/aob/mcu113", "ISSN" : "1095-8290", "PMID" : "24948670", "abstract" : "BACKGROUND: Clonal plants spread laterally by spacers between their ramets (shoot-root units); these spacers can transport and store resources. While much is known about how clonality promotes plant fitness, we know little about how different clonal plants influence ecosystem functions related to carbon, nutrient and water cycling.\\n\\nAPPROACH: The response-effect trait framework is used to formulate hypotheses about the impact of clonality on ecosystems. Central to this framework is the degree of correspondence between interspecific variation in clonal 'response traits' that promote plant fitness and interspecific variation in 'effect traits', which define a plant's potential effect on ecosystem functions. The main example presented to illustrate this concept concerns clonal traits of vascular plant species that determine their lateral extension patterns. In combination with the different degrees of decomposability of litter derived from their spacers, leaves, roots and stems, these clonal traits should determine associated spatial and temporal patterns in soil organic matter accumulation, nutrient availability and water retention.\\n\\nCONCLUSIONS: This review gives some concrete pointers as to how to implement this new research agenda through a combination of (1) standardized screening of predominant species in ecosystems for clonal response traits and for effect traits related to carbon, nutrient and water cycling; (2) analysing the overlap between variation in these response traits and effect traits across species; (3) linking spatial and temporal patterns of clonal species in the field to those for soil properties related to carbon, nutrient and water stocks and dynamics; and (4) studying the effects of biotic interactions and feedbacks between resource heterogeneity and clonality. Linking these to environmental changes may help us to better understand and predict the role of clonal plants in modulating impacts of climate change and human activities on ecosystem functions.", "author" : [ { "dropping-particle" : "", "family" : "Cornelissen", "given" : "Johannes H C", "non-dropping-particle" : "", "parse-names" : false, "suffix" : "" }, { "dropping-particle" : "", "family" : "Song", "given" : "Yao-Bin", "non-dropping-particle" : "", "parse-names" : false, "suffix" : "" }, { "dropping-particle" : "", "family" : "Yu", "given" : "Fei-Hai", "non-dropping-particle" : "", "parse-names" : false, "suffix" : "" }, { "dropping-particle" : "", "family" : "Dong", "given" : "Ming", "non-dropping-particle" : "", "parse-names" : false, "suffix" : "" } ], "container-title" : "Annals of botany", "id" : "ITEM-1", "issue" : "2", "issued" : { "date-parts" : [ [ "2014" ] ] }, "page" : "369-376", "title" : "Plant traits and ecosystem effects of clonality: a new research agenda.", "type" : "article-journal", "volume" : "114" }, "uris" : [ "http://www.mendeley.com/documents/?uuid=5ab7f968-dcf2-40f3-99b3-7d63e63734f1" ] }, { "id" : "ITEM-2", "itemData" : { "DOI" : "10.1111/j.1600-0706.2010.18296.x", "ISSN" : "00301299", "author" : [ { "dropping-particle" : "", "family" : "Zobel", "given" : "Martin", "non-dropping-particle" : "", "parse-names" : false, "suffix" : "" }, { "dropping-particle" : "", "family" : "Moora", "given" : "Mari", "non-dropping-particle" : "", "parse-names" : false, "suffix" : "" }, { "dropping-particle" : "", "family" : "Herben", "given" : "Tom\u00e1\u0161", "non-dropping-particle" : "", "parse-names" : false, "suffix" : "" } ], "container-title" : "Oikos", "id" : "ITEM-2", "issue" : "5", "issued" : { "date-parts" : [ [ "2010", "3", "19" ] ] }, "page" : "802-806", "title" : "Clonal mobility and its implications for spatio-temporal patterns of plant communities: what do we need to know next?", "type" : "article-journal", "volume" : "119" }, "uris" : [ "http://www.mendeley.com/documents/?uuid=a5daccb1-c18f-4519-af98-594546ee4899" ] } ], "mendeley" : { "formattedCitation" : "(Zobel et al. 2010, Cornelissen et al. 2014)", "plainTextFormattedCitation" : "(Zobel et al. 2010, Cornelissen et al. 2014)", "previouslyFormattedCitation" : "(Zobel et al. 2010, Cornelissen et al. 2014)" }, "properties" : { "noteIndex" : 0 }, "schema" : "https://github.com/citation-style-language/schema/raw/master/csl-citation.json" }</w:instrText>
      </w:r>
      <w:r w:rsidR="00ED4761" w:rsidRPr="00881BB5">
        <w:rPr>
          <w:rFonts w:cs="Times New Roman"/>
          <w:szCs w:val="24"/>
        </w:rPr>
        <w:fldChar w:fldCharType="separate"/>
      </w:r>
      <w:r w:rsidR="00881BB5" w:rsidRPr="00881BB5">
        <w:rPr>
          <w:rFonts w:cs="Times New Roman"/>
          <w:noProof/>
          <w:szCs w:val="24"/>
          <w:lang w:val="nb-NO"/>
        </w:rPr>
        <w:t>(Zobel et al. 2010, Cornelissen et al. 2014)</w:t>
      </w:r>
      <w:r w:rsidR="00ED4761" w:rsidRPr="00881BB5">
        <w:rPr>
          <w:rFonts w:cs="Times New Roman"/>
          <w:szCs w:val="24"/>
        </w:rPr>
        <w:fldChar w:fldCharType="end"/>
      </w:r>
      <w:r w:rsidR="005B79CA" w:rsidRPr="00881BB5">
        <w:rPr>
          <w:rFonts w:cs="Times New Roman"/>
          <w:szCs w:val="24"/>
          <w:lang w:val="nb-NO"/>
        </w:rPr>
        <w:t>.</w:t>
      </w:r>
    </w:p>
    <w:p w14:paraId="2AFF6FA6" w14:textId="078A8BB8" w:rsidR="00421D77" w:rsidRPr="00881BB5" w:rsidRDefault="003E784F" w:rsidP="00F308F7">
      <w:pPr>
        <w:spacing w:line="480" w:lineRule="auto"/>
        <w:ind w:firstLine="720"/>
        <w:rPr>
          <w:rFonts w:cs="Times New Roman"/>
          <w:szCs w:val="24"/>
        </w:rPr>
      </w:pPr>
      <w:r w:rsidRPr="00881BB5">
        <w:rPr>
          <w:rFonts w:cs="Times New Roman"/>
          <w:szCs w:val="24"/>
        </w:rPr>
        <w:t>Our</w:t>
      </w:r>
      <w:r w:rsidR="0062434A" w:rsidRPr="00881BB5">
        <w:rPr>
          <w:rFonts w:cs="Times New Roman"/>
          <w:szCs w:val="24"/>
        </w:rPr>
        <w:t xml:space="preserve"> central goal </w:t>
      </w:r>
      <w:r w:rsidRPr="00881BB5">
        <w:rPr>
          <w:rFonts w:cs="Times New Roman"/>
          <w:szCs w:val="24"/>
        </w:rPr>
        <w:t>was</w:t>
      </w:r>
      <w:r w:rsidR="0062434A" w:rsidRPr="00881BB5">
        <w:rPr>
          <w:rFonts w:cs="Times New Roman"/>
          <w:szCs w:val="24"/>
        </w:rPr>
        <w:t xml:space="preserve"> to test if traits with</w:t>
      </w:r>
      <w:r w:rsidR="000941B1" w:rsidRPr="00881BB5">
        <w:rPr>
          <w:rFonts w:cs="Times New Roman"/>
          <w:szCs w:val="24"/>
        </w:rPr>
        <w:t xml:space="preserve"> broad </w:t>
      </w:r>
      <w:r w:rsidR="00983A97" w:rsidRPr="00881BB5">
        <w:rPr>
          <w:rFonts w:cs="Times New Roman"/>
          <w:szCs w:val="24"/>
        </w:rPr>
        <w:t xml:space="preserve">spatial </w:t>
      </w:r>
      <w:r w:rsidR="000941B1" w:rsidRPr="00881BB5">
        <w:rPr>
          <w:rFonts w:cs="Times New Roman"/>
          <w:szCs w:val="24"/>
        </w:rPr>
        <w:t xml:space="preserve">associations </w:t>
      </w:r>
      <w:r w:rsidR="00943B68" w:rsidRPr="00881BB5">
        <w:rPr>
          <w:rFonts w:cs="Times New Roman"/>
          <w:szCs w:val="24"/>
        </w:rPr>
        <w:t>to</w:t>
      </w:r>
      <w:r w:rsidR="000941B1" w:rsidRPr="00881BB5">
        <w:rPr>
          <w:rFonts w:cs="Times New Roman"/>
          <w:szCs w:val="24"/>
        </w:rPr>
        <w:t xml:space="preserve"> </w:t>
      </w:r>
      <w:r w:rsidR="002C3C59" w:rsidRPr="00881BB5">
        <w:rPr>
          <w:rFonts w:cs="Times New Roman"/>
          <w:szCs w:val="24"/>
        </w:rPr>
        <w:t xml:space="preserve">climate </w:t>
      </w:r>
      <w:r w:rsidR="008B63F2" w:rsidRPr="00881BB5">
        <w:rPr>
          <w:rFonts w:cs="Times New Roman"/>
          <w:szCs w:val="24"/>
        </w:rPr>
        <w:t>also</w:t>
      </w:r>
      <w:r w:rsidR="000941B1" w:rsidRPr="00881BB5">
        <w:rPr>
          <w:rFonts w:cs="Times New Roman"/>
          <w:szCs w:val="24"/>
        </w:rPr>
        <w:t xml:space="preserve"> </w:t>
      </w:r>
      <w:r w:rsidR="007117D3" w:rsidRPr="00881BB5">
        <w:rPr>
          <w:rFonts w:cs="Times New Roman"/>
          <w:szCs w:val="24"/>
        </w:rPr>
        <w:t>dri</w:t>
      </w:r>
      <w:r w:rsidR="008B63F2" w:rsidRPr="00881BB5">
        <w:rPr>
          <w:rFonts w:cs="Times New Roman"/>
          <w:szCs w:val="24"/>
        </w:rPr>
        <w:t xml:space="preserve">ve </w:t>
      </w:r>
      <w:r w:rsidR="000941B1" w:rsidRPr="00881BB5">
        <w:rPr>
          <w:rFonts w:cs="Times New Roman"/>
          <w:szCs w:val="24"/>
        </w:rPr>
        <w:t>community response</w:t>
      </w:r>
      <w:r w:rsidR="0088699A" w:rsidRPr="00881BB5">
        <w:rPr>
          <w:rFonts w:cs="Times New Roman"/>
          <w:szCs w:val="24"/>
        </w:rPr>
        <w:t>s</w:t>
      </w:r>
      <w:r w:rsidR="000941B1" w:rsidRPr="00881BB5">
        <w:rPr>
          <w:rFonts w:cs="Times New Roman"/>
          <w:szCs w:val="24"/>
        </w:rPr>
        <w:t xml:space="preserve"> to rapid climate change.</w:t>
      </w:r>
      <w:r w:rsidR="0062434A" w:rsidRPr="00881BB5">
        <w:rPr>
          <w:rFonts w:cs="Times New Roman"/>
          <w:szCs w:val="24"/>
        </w:rPr>
        <w:t xml:space="preserve"> To do this, we characterize</w:t>
      </w:r>
      <w:r w:rsidR="003D08AC" w:rsidRPr="00881BB5">
        <w:rPr>
          <w:rFonts w:cs="Times New Roman"/>
          <w:szCs w:val="24"/>
        </w:rPr>
        <w:t>d</w:t>
      </w:r>
      <w:r w:rsidR="0062434A" w:rsidRPr="00881BB5">
        <w:rPr>
          <w:rFonts w:cs="Times New Roman"/>
          <w:szCs w:val="24"/>
        </w:rPr>
        <w:t xml:space="preserve"> baseline trait patterns across temperature and precipitation gradients</w:t>
      </w:r>
      <w:r w:rsidR="008B63F2" w:rsidRPr="00881BB5">
        <w:rPr>
          <w:rFonts w:cs="Times New Roman"/>
          <w:szCs w:val="24"/>
        </w:rPr>
        <w:t xml:space="preserve"> in our system, and then determine</w:t>
      </w:r>
      <w:r w:rsidR="003D08AC" w:rsidRPr="00881BB5">
        <w:rPr>
          <w:rFonts w:cs="Times New Roman"/>
          <w:szCs w:val="24"/>
        </w:rPr>
        <w:t>d</w:t>
      </w:r>
      <w:r w:rsidR="008B63F2" w:rsidRPr="00881BB5">
        <w:rPr>
          <w:rFonts w:cs="Times New Roman"/>
          <w:szCs w:val="24"/>
        </w:rPr>
        <w:t xml:space="preserve"> if the relative strength of these trends </w:t>
      </w:r>
      <w:r w:rsidR="003D08AC" w:rsidRPr="00881BB5">
        <w:rPr>
          <w:rFonts w:cs="Times New Roman"/>
          <w:szCs w:val="24"/>
        </w:rPr>
        <w:t>wa</w:t>
      </w:r>
      <w:r w:rsidR="008B63F2" w:rsidRPr="00881BB5">
        <w:rPr>
          <w:rFonts w:cs="Times New Roman"/>
          <w:szCs w:val="24"/>
        </w:rPr>
        <w:t xml:space="preserve">s proportional to the </w:t>
      </w:r>
      <w:r w:rsidR="00421D77" w:rsidRPr="00881BB5">
        <w:rPr>
          <w:rFonts w:cs="Times New Roman"/>
          <w:szCs w:val="24"/>
        </w:rPr>
        <w:t xml:space="preserve">apparent influence </w:t>
      </w:r>
      <w:r w:rsidR="003D08AC" w:rsidRPr="00881BB5">
        <w:rPr>
          <w:rFonts w:cs="Times New Roman"/>
          <w:szCs w:val="24"/>
        </w:rPr>
        <w:t>of</w:t>
      </w:r>
      <w:r w:rsidR="00421D77" w:rsidRPr="00881BB5">
        <w:rPr>
          <w:rFonts w:cs="Times New Roman"/>
          <w:szCs w:val="24"/>
        </w:rPr>
        <w:t xml:space="preserve"> these traits on community dynamics in turfs</w:t>
      </w:r>
      <w:r w:rsidR="003D08AC" w:rsidRPr="00881BB5">
        <w:rPr>
          <w:rFonts w:cs="Times New Roman"/>
          <w:szCs w:val="24"/>
        </w:rPr>
        <w:t xml:space="preserve"> transplanted to warmer and/or wetter climates</w:t>
      </w:r>
      <w:r w:rsidR="00421D77" w:rsidRPr="00881BB5">
        <w:rPr>
          <w:rFonts w:cs="Times New Roman"/>
          <w:szCs w:val="24"/>
        </w:rPr>
        <w:t>. The</w:t>
      </w:r>
      <w:r w:rsidR="003D08AC" w:rsidRPr="00881BB5">
        <w:rPr>
          <w:rFonts w:cs="Times New Roman"/>
          <w:szCs w:val="24"/>
        </w:rPr>
        <w:t xml:space="preserve"> fact that </w:t>
      </w:r>
      <w:r w:rsidR="00421D77" w:rsidRPr="00881BB5">
        <w:rPr>
          <w:rFonts w:cs="Times New Roman"/>
          <w:szCs w:val="24"/>
        </w:rPr>
        <w:t xml:space="preserve">turf communities were open to immigration from the surrounding vegetation </w:t>
      </w:r>
      <w:r w:rsidR="0060796A" w:rsidRPr="00881BB5">
        <w:rPr>
          <w:rFonts w:cs="Times New Roman"/>
          <w:szCs w:val="24"/>
        </w:rPr>
        <w:t>necessitated</w:t>
      </w:r>
      <w:r w:rsidR="00421D77" w:rsidRPr="00881BB5">
        <w:rPr>
          <w:rFonts w:cs="Times New Roman"/>
          <w:szCs w:val="24"/>
        </w:rPr>
        <w:t xml:space="preserve"> a</w:t>
      </w:r>
      <w:r w:rsidRPr="00881BB5">
        <w:rPr>
          <w:rFonts w:cs="Times New Roman"/>
          <w:szCs w:val="24"/>
        </w:rPr>
        <w:t xml:space="preserve"> careful </w:t>
      </w:r>
      <w:r w:rsidR="00421D77" w:rsidRPr="00881BB5">
        <w:rPr>
          <w:rFonts w:cs="Times New Roman"/>
          <w:szCs w:val="24"/>
        </w:rPr>
        <w:t xml:space="preserve">evaluation of our null expectations. </w:t>
      </w:r>
      <w:r w:rsidR="008D60FB" w:rsidRPr="00881BB5">
        <w:rPr>
          <w:rFonts w:cs="Times New Roman"/>
          <w:szCs w:val="24"/>
        </w:rPr>
        <w:t>That is, e</w:t>
      </w:r>
      <w:r w:rsidR="00421D77" w:rsidRPr="00881BB5">
        <w:rPr>
          <w:rFonts w:cs="Times New Roman"/>
          <w:szCs w:val="24"/>
        </w:rPr>
        <w:t>ven under trait-neutral dynamics, natural turnover combined with the immigration and proliferation of locally-</w:t>
      </w:r>
      <w:r w:rsidR="0060796A" w:rsidRPr="00881BB5">
        <w:rPr>
          <w:rFonts w:cs="Times New Roman"/>
          <w:szCs w:val="24"/>
        </w:rPr>
        <w:t>abundant</w:t>
      </w:r>
      <w:r w:rsidR="00421D77" w:rsidRPr="00881BB5">
        <w:rPr>
          <w:rFonts w:cs="Times New Roman"/>
          <w:szCs w:val="24"/>
        </w:rPr>
        <w:t xml:space="preserve"> species </w:t>
      </w:r>
      <w:r w:rsidR="0049494F">
        <w:rPr>
          <w:rFonts w:cs="Times New Roman"/>
          <w:szCs w:val="24"/>
        </w:rPr>
        <w:t>leads</w:t>
      </w:r>
      <w:r w:rsidR="00421D77" w:rsidRPr="00881BB5">
        <w:rPr>
          <w:rFonts w:cs="Times New Roman"/>
          <w:szCs w:val="24"/>
        </w:rPr>
        <w:t xml:space="preserve"> </w:t>
      </w:r>
      <w:r w:rsidR="00C66ACC" w:rsidRPr="00881BB5">
        <w:rPr>
          <w:rFonts w:cs="Times New Roman"/>
          <w:szCs w:val="24"/>
        </w:rPr>
        <w:t>transplanted</w:t>
      </w:r>
      <w:r w:rsidR="00421D77" w:rsidRPr="00881BB5">
        <w:rPr>
          <w:rFonts w:cs="Times New Roman"/>
          <w:szCs w:val="24"/>
        </w:rPr>
        <w:t xml:space="preserve"> communities </w:t>
      </w:r>
      <w:r w:rsidR="0049494F">
        <w:rPr>
          <w:rFonts w:cs="Times New Roman"/>
          <w:szCs w:val="24"/>
        </w:rPr>
        <w:t xml:space="preserve">to </w:t>
      </w:r>
      <w:r w:rsidR="00421D77" w:rsidRPr="00881BB5">
        <w:rPr>
          <w:rFonts w:cs="Times New Roman"/>
          <w:szCs w:val="24"/>
        </w:rPr>
        <w:t>converg</w:t>
      </w:r>
      <w:r w:rsidR="0049494F">
        <w:rPr>
          <w:rFonts w:cs="Times New Roman"/>
          <w:szCs w:val="24"/>
        </w:rPr>
        <w:t>e</w:t>
      </w:r>
      <w:r w:rsidR="00421D77" w:rsidRPr="00881BB5">
        <w:rPr>
          <w:rFonts w:cs="Times New Roman"/>
          <w:szCs w:val="24"/>
        </w:rPr>
        <w:t xml:space="preserve"> compositionally with local sites over time. </w:t>
      </w:r>
      <w:r w:rsidR="008D60FB" w:rsidRPr="00881BB5">
        <w:rPr>
          <w:rFonts w:cs="Times New Roman"/>
          <w:szCs w:val="24"/>
        </w:rPr>
        <w:t>A</w:t>
      </w:r>
      <w:r w:rsidR="00D154E3" w:rsidRPr="00881BB5">
        <w:rPr>
          <w:rFonts w:cs="Times New Roman"/>
          <w:szCs w:val="24"/>
        </w:rPr>
        <w:t>ny</w:t>
      </w:r>
      <w:r w:rsidR="00421D77" w:rsidRPr="00881BB5">
        <w:rPr>
          <w:rFonts w:cs="Times New Roman"/>
          <w:szCs w:val="24"/>
        </w:rPr>
        <w:t xml:space="preserve"> test for trait-mediated dynamics must </w:t>
      </w:r>
      <w:r w:rsidR="008D60FB" w:rsidRPr="00881BB5">
        <w:rPr>
          <w:rFonts w:cs="Times New Roman"/>
          <w:szCs w:val="24"/>
        </w:rPr>
        <w:t xml:space="preserve">thus </w:t>
      </w:r>
      <w:r w:rsidR="00421D77" w:rsidRPr="00881BB5">
        <w:rPr>
          <w:rFonts w:cs="Times New Roman"/>
          <w:szCs w:val="24"/>
        </w:rPr>
        <w:t>measure community responses against a null model that accounts for stochastic replacement and immigration. We use</w:t>
      </w:r>
      <w:r w:rsidRPr="00881BB5">
        <w:rPr>
          <w:rFonts w:cs="Times New Roman"/>
          <w:szCs w:val="24"/>
        </w:rPr>
        <w:t>d</w:t>
      </w:r>
      <w:r w:rsidR="00421D77" w:rsidRPr="00881BB5">
        <w:rPr>
          <w:rFonts w:cs="Times New Roman"/>
          <w:szCs w:val="24"/>
        </w:rPr>
        <w:t xml:space="preserve"> a Bayesian approach to estimate baseline immigration rates in control communities at each of our sites, and use</w:t>
      </w:r>
      <w:r w:rsidRPr="00881BB5">
        <w:rPr>
          <w:rFonts w:cs="Times New Roman"/>
          <w:szCs w:val="24"/>
        </w:rPr>
        <w:t>d</w:t>
      </w:r>
      <w:r w:rsidR="00421D77" w:rsidRPr="00881BB5">
        <w:rPr>
          <w:rFonts w:cs="Times New Roman"/>
          <w:szCs w:val="24"/>
        </w:rPr>
        <w:t xml:space="preserve"> these estimates in model simulations to generate null expectations of turf response to transplantation. </w:t>
      </w:r>
      <w:r w:rsidR="00C66ACC" w:rsidRPr="00881BB5">
        <w:rPr>
          <w:rFonts w:cs="Times New Roman"/>
          <w:szCs w:val="24"/>
        </w:rPr>
        <w:t>We interpret</w:t>
      </w:r>
      <w:r w:rsidRPr="00881BB5">
        <w:rPr>
          <w:rFonts w:cs="Times New Roman"/>
          <w:szCs w:val="24"/>
        </w:rPr>
        <w:t>ed</w:t>
      </w:r>
      <w:r w:rsidR="00C66ACC" w:rsidRPr="00881BB5">
        <w:rPr>
          <w:rFonts w:cs="Times New Roman"/>
          <w:szCs w:val="24"/>
        </w:rPr>
        <w:t xml:space="preserve"> the deviation of </w:t>
      </w:r>
      <w:r w:rsidR="00651F6C" w:rsidRPr="00881BB5">
        <w:rPr>
          <w:rFonts w:cs="Times New Roman"/>
          <w:szCs w:val="24"/>
        </w:rPr>
        <w:t xml:space="preserve">responses in community trait composition </w:t>
      </w:r>
      <w:r w:rsidR="00C66ACC" w:rsidRPr="00881BB5">
        <w:rPr>
          <w:rFonts w:cs="Times New Roman"/>
          <w:szCs w:val="24"/>
        </w:rPr>
        <w:t>from null expectations as evidence for trait-mediated interactions.</w:t>
      </w:r>
    </w:p>
    <w:p w14:paraId="46CAFEA9" w14:textId="4674E7AF" w:rsidR="003F6E62" w:rsidRPr="00881BB5" w:rsidRDefault="005B31DA" w:rsidP="00F308F7">
      <w:pPr>
        <w:spacing w:line="480" w:lineRule="auto"/>
        <w:ind w:firstLine="720"/>
        <w:rPr>
          <w:rFonts w:cs="Times New Roman"/>
          <w:szCs w:val="24"/>
          <w:lang w:val="nb-NO"/>
        </w:rPr>
      </w:pPr>
      <w:r w:rsidRPr="00881BB5">
        <w:rPr>
          <w:rFonts w:cs="Times New Roman"/>
          <w:szCs w:val="24"/>
        </w:rPr>
        <w:t xml:space="preserve">The </w:t>
      </w:r>
      <w:r w:rsidR="00C66ACC" w:rsidRPr="00881BB5">
        <w:rPr>
          <w:rFonts w:cs="Times New Roman"/>
          <w:szCs w:val="24"/>
        </w:rPr>
        <w:t>unusual</w:t>
      </w:r>
      <w:r w:rsidRPr="00881BB5">
        <w:rPr>
          <w:rFonts w:cs="Times New Roman"/>
          <w:szCs w:val="24"/>
        </w:rPr>
        <w:t xml:space="preserve"> topography </w:t>
      </w:r>
      <w:r w:rsidR="00421D77" w:rsidRPr="00881BB5">
        <w:rPr>
          <w:rFonts w:cs="Times New Roman"/>
          <w:szCs w:val="24"/>
        </w:rPr>
        <w:t xml:space="preserve">of </w:t>
      </w:r>
      <w:r w:rsidR="008429C5" w:rsidRPr="00881BB5">
        <w:rPr>
          <w:rFonts w:cs="Times New Roman"/>
          <w:szCs w:val="24"/>
        </w:rPr>
        <w:t>southwestern Norway</w:t>
      </w:r>
      <w:r w:rsidRPr="00881BB5">
        <w:rPr>
          <w:rFonts w:cs="Times New Roman"/>
          <w:szCs w:val="24"/>
        </w:rPr>
        <w:t xml:space="preserve"> allowed us to </w:t>
      </w:r>
      <w:r w:rsidR="00E14B9A" w:rsidRPr="00881BB5">
        <w:rPr>
          <w:rFonts w:cs="Times New Roman"/>
          <w:szCs w:val="24"/>
        </w:rPr>
        <w:t>address</w:t>
      </w:r>
      <w:r w:rsidRPr="00881BB5">
        <w:rPr>
          <w:rFonts w:cs="Times New Roman"/>
          <w:szCs w:val="24"/>
        </w:rPr>
        <w:t xml:space="preserve"> an additional </w:t>
      </w:r>
      <w:r w:rsidR="003E784F" w:rsidRPr="00881BB5">
        <w:rPr>
          <w:rFonts w:cs="Times New Roman"/>
          <w:szCs w:val="24"/>
        </w:rPr>
        <w:t>shortcoming</w:t>
      </w:r>
      <w:r w:rsidR="00C9466E" w:rsidRPr="00881BB5">
        <w:rPr>
          <w:rFonts w:cs="Times New Roman"/>
          <w:szCs w:val="24"/>
        </w:rPr>
        <w:t xml:space="preserve"> of most</w:t>
      </w:r>
      <w:r w:rsidRPr="00881BB5">
        <w:rPr>
          <w:rFonts w:cs="Times New Roman"/>
          <w:szCs w:val="24"/>
        </w:rPr>
        <w:t xml:space="preserve"> </w:t>
      </w:r>
      <w:r w:rsidR="00C66ACC" w:rsidRPr="00881BB5">
        <w:rPr>
          <w:rFonts w:cs="Times New Roman"/>
          <w:szCs w:val="24"/>
        </w:rPr>
        <w:t xml:space="preserve">spatial </w:t>
      </w:r>
      <w:r w:rsidRPr="00881BB5">
        <w:rPr>
          <w:rFonts w:cs="Times New Roman"/>
          <w:szCs w:val="24"/>
        </w:rPr>
        <w:t>gradient studies</w:t>
      </w:r>
      <w:r w:rsidR="00C66ACC" w:rsidRPr="00881BB5">
        <w:rPr>
          <w:rFonts w:cs="Times New Roman"/>
          <w:szCs w:val="24"/>
        </w:rPr>
        <w:t xml:space="preserve"> by </w:t>
      </w:r>
      <w:r w:rsidR="00BA730B" w:rsidRPr="00881BB5">
        <w:rPr>
          <w:rFonts w:cs="Times New Roman"/>
          <w:szCs w:val="24"/>
        </w:rPr>
        <w:t>methodologically</w:t>
      </w:r>
      <w:r w:rsidR="0060796A" w:rsidRPr="00881BB5">
        <w:rPr>
          <w:rFonts w:cs="Times New Roman"/>
          <w:szCs w:val="24"/>
        </w:rPr>
        <w:t xml:space="preserve"> </w:t>
      </w:r>
      <w:r w:rsidR="00C66ACC" w:rsidRPr="00881BB5">
        <w:rPr>
          <w:rFonts w:cs="Times New Roman"/>
          <w:szCs w:val="24"/>
        </w:rPr>
        <w:t>separating</w:t>
      </w:r>
      <w:r w:rsidRPr="00881BB5">
        <w:rPr>
          <w:rFonts w:cs="Times New Roman"/>
          <w:szCs w:val="24"/>
        </w:rPr>
        <w:t xml:space="preserve"> temperature and </w:t>
      </w:r>
      <w:r w:rsidRPr="00881BB5">
        <w:rPr>
          <w:rFonts w:cs="Times New Roman"/>
          <w:szCs w:val="24"/>
        </w:rPr>
        <w:lastRenderedPageBreak/>
        <w:t xml:space="preserve">precipitation as </w:t>
      </w:r>
      <w:r w:rsidR="00421D77" w:rsidRPr="00881BB5">
        <w:rPr>
          <w:rFonts w:cs="Times New Roman"/>
          <w:szCs w:val="24"/>
        </w:rPr>
        <w:t xml:space="preserve">potential </w:t>
      </w:r>
      <w:r w:rsidRPr="00881BB5">
        <w:rPr>
          <w:rFonts w:cs="Times New Roman"/>
          <w:szCs w:val="24"/>
        </w:rPr>
        <w:t xml:space="preserve">climate drivers. </w:t>
      </w:r>
      <w:r w:rsidR="008D60FB" w:rsidRPr="00881BB5">
        <w:rPr>
          <w:rFonts w:cs="Times New Roman"/>
          <w:szCs w:val="24"/>
        </w:rPr>
        <w:t>E</w:t>
      </w:r>
      <w:r w:rsidR="008429C5" w:rsidRPr="00881BB5">
        <w:rPr>
          <w:rFonts w:cs="Times New Roman"/>
          <w:szCs w:val="24"/>
        </w:rPr>
        <w:t xml:space="preserve">cological </w:t>
      </w:r>
      <w:r w:rsidR="00421D77" w:rsidRPr="00881BB5">
        <w:rPr>
          <w:rFonts w:cs="Times New Roman"/>
          <w:szCs w:val="24"/>
        </w:rPr>
        <w:t xml:space="preserve">studies </w:t>
      </w:r>
      <w:r w:rsidR="0049494F">
        <w:rPr>
          <w:rFonts w:cs="Times New Roman"/>
          <w:szCs w:val="24"/>
        </w:rPr>
        <w:t>along</w:t>
      </w:r>
      <w:r w:rsidR="008429C5" w:rsidRPr="00881BB5">
        <w:rPr>
          <w:rFonts w:cs="Times New Roman"/>
          <w:szCs w:val="24"/>
        </w:rPr>
        <w:t xml:space="preserve"> climate gradients</w:t>
      </w:r>
      <w:r w:rsidR="00421D77" w:rsidRPr="00881BB5">
        <w:rPr>
          <w:rFonts w:cs="Times New Roman"/>
          <w:szCs w:val="24"/>
        </w:rPr>
        <w:t xml:space="preserve"> </w:t>
      </w:r>
      <w:r w:rsidR="006A2A68" w:rsidRPr="00881BB5">
        <w:rPr>
          <w:rFonts w:cs="Times New Roman"/>
          <w:szCs w:val="24"/>
        </w:rPr>
        <w:t>often</w:t>
      </w:r>
      <w:r w:rsidR="0087725B" w:rsidRPr="00881BB5">
        <w:rPr>
          <w:rFonts w:cs="Times New Roman"/>
          <w:szCs w:val="24"/>
        </w:rPr>
        <w:t xml:space="preserve"> </w:t>
      </w:r>
      <w:r w:rsidR="0049494F">
        <w:rPr>
          <w:rFonts w:cs="Times New Roman"/>
          <w:szCs w:val="24"/>
        </w:rPr>
        <w:t>use</w:t>
      </w:r>
      <w:r w:rsidR="008429C5" w:rsidRPr="00881BB5">
        <w:rPr>
          <w:rFonts w:cs="Times New Roman"/>
          <w:szCs w:val="24"/>
        </w:rPr>
        <w:t xml:space="preserve"> altitudinal transects</w:t>
      </w:r>
      <w:r w:rsidR="00E02336" w:rsidRPr="00881BB5">
        <w:rPr>
          <w:rFonts w:cs="Times New Roman"/>
          <w:szCs w:val="24"/>
        </w:rPr>
        <w:t xml:space="preserve"> </w:t>
      </w:r>
      <w:r w:rsidR="006A2A68" w:rsidRPr="00881BB5">
        <w:rPr>
          <w:rFonts w:cs="Times New Roman"/>
          <w:szCs w:val="24"/>
        </w:rPr>
        <w:t xml:space="preserve">that vary in both </w:t>
      </w:r>
      <w:r w:rsidR="00502014" w:rsidRPr="00881BB5">
        <w:rPr>
          <w:rFonts w:cs="Times New Roman"/>
          <w:szCs w:val="24"/>
        </w:rPr>
        <w:t xml:space="preserve">temperature and precipitation </w:t>
      </w:r>
      <w:r w:rsidR="00E02336" w:rsidRPr="00881BB5">
        <w:rPr>
          <w:rFonts w:cs="Times New Roman"/>
          <w:szCs w:val="24"/>
        </w:rPr>
        <w:fldChar w:fldCharType="begin" w:fldLock="1"/>
      </w:r>
      <w:r w:rsidR="00397549">
        <w:rPr>
          <w:rFonts w:cs="Times New Roman"/>
          <w:szCs w:val="24"/>
        </w:rPr>
        <w:instrText>ADDIN CSL_CITATION { "citationItems" : [ { "id" : "ITEM-1", "itemData" : { "DOI" : "10.1038/nature00805.1.", "author" : [ { "dropping-particle" : "", "family" : "Callaway", "given" : "RM", "non-dropping-particle" : "", "parse-names" : false, "suffix" : "" }, { "dropping-particle" : "", "family" : "Brooker", "given" : "RW", "non-dropping-particle" : "", "parse-names" : false, "suffix" : "" }, { "dropping-particle" : "", "family" : "Choler", "given" : "Philippe", "non-dropping-particle" : "", "parse-names" : false, "suffix" : "" } ], "container-title" : "Nature", "id" : "ITEM-1", "issue" : "June", "issued" : { "date-parts" : [ [ "2002" ] ] }, "page" : "844-848", "title" : "Positive interactions among alpine plants increase with stress", "type" : "article-journal", "volume" : "417" }, "uris" : [ "http://www.mendeley.com/documents/?uuid=37afa52e-1a94-4fec-a20f-835d102f0d5b" ] }, { "id" : "ITEM-2", "itemData" : { "DOI" : "10.1016/j.soilbio.2009.10.006", "ISSN" : "0038-0717", "author" : [ { "dropping-particle" : "", "family" : "Djukic", "given" : "Ika", "non-dropping-particle" : "", "parse-names" : false, "suffix" : "" }, { "dropping-particle" : "", "family" : "Zehetner", "given" : "Franz", "non-dropping-particle" : "", "parse-names" : false, "suffix" : "" }, { "dropping-particle" : "", "family" : "Mentler", "given" : "Axel", "non-dropping-particle" : "", "parse-names" : false, "suffix" : "" }, { "dropping-particle" : "", "family" : "Gerzabek", "given" : "MH", "non-dropping-particle" : "", "parse-names" : false, "suffix" : "" } ], "container-title" : "Soil Biology and Biochemistry", "id" : "ITEM-2", "issue" : "2", "issued" : { "date-parts" : [ [ "2010" ] ] }, "page" : "155-161", "publisher" : "Elsevier Ltd", "title" : "Microbial community composition and activity in different Alpine vegetation zones", "type" : "article-journal", "volume" : "42" }, "uris" : [ "http://www.mendeley.com/documents/?uuid=2ee39901-3024-4406-ae2f-bdfcee28736b" ] } ], "mendeley" : { "formattedCitation" : "(Callaway et al. 2002, Djukic et al. 2010)", "plainTextFormattedCitation" : "(Callaway et al. 2002, Djukic et al. 2010)", "previouslyFormattedCitation" : "(Callaway et al. 2002, Djukic et al. 2010)" }, "properties" : { "noteIndex" : 0 }, "schema" : "https://github.com/citation-style-language/schema/raw/master/csl-citation.json" }</w:instrText>
      </w:r>
      <w:r w:rsidR="00E02336" w:rsidRPr="00881BB5">
        <w:rPr>
          <w:rFonts w:cs="Times New Roman"/>
          <w:szCs w:val="24"/>
        </w:rPr>
        <w:fldChar w:fldCharType="separate"/>
      </w:r>
      <w:r w:rsidR="00EA1E27" w:rsidRPr="00EA1E27">
        <w:rPr>
          <w:rFonts w:cs="Times New Roman"/>
          <w:noProof/>
          <w:szCs w:val="24"/>
        </w:rPr>
        <w:t>(Callaway et al. 2002, Djukic et al. 2010)</w:t>
      </w:r>
      <w:r w:rsidR="00E02336" w:rsidRPr="00881BB5">
        <w:rPr>
          <w:rFonts w:cs="Times New Roman"/>
          <w:szCs w:val="24"/>
        </w:rPr>
        <w:fldChar w:fldCharType="end"/>
      </w:r>
      <w:r w:rsidR="00502014" w:rsidRPr="00881BB5">
        <w:rPr>
          <w:rFonts w:cs="Times New Roman"/>
          <w:szCs w:val="24"/>
        </w:rPr>
        <w:t xml:space="preserve">, although not always in a consistent manner </w:t>
      </w:r>
      <w:r w:rsidR="009F32B8" w:rsidRPr="00881BB5">
        <w:rPr>
          <w:rFonts w:cs="Times New Roman"/>
          <w:szCs w:val="24"/>
        </w:rPr>
        <w:fldChar w:fldCharType="begin" w:fldLock="1"/>
      </w:r>
      <w:r w:rsidR="00E02336" w:rsidRPr="00881BB5">
        <w:rPr>
          <w:rFonts w:cs="Times New Roman"/>
          <w:szCs w:val="24"/>
        </w:rPr>
        <w:instrText>ADDIN CSL_CITATION { "citationItems" : [ { "id" : "ITEM-1", "itemData" : { "DOI" : "10.1016/j.tree.2007.09.006", "ISSN" : "01695347", "author" : [ { "dropping-particle" : "", "family" : "K\u00f6rner", "given" : "Christian", "non-dropping-particle" : "", "parse-names" : false, "suffix" : "" } ], "container-title" : "Trends in Ecology &amp; Evolution", "id" : "ITEM-1", "issue" : "11", "issued" : { "date-parts" : [ [ "2007" ] ] }, "page" : "569-574", "title" : "The use of \u2018altitude\u2019 in ecological research", "type" : "article-journal", "volume" : "22" }, "uris" : [ "http://www.mendeley.com/documents/?uuid=9b628252-0a65-41de-a952-1df20f816c3a" ] } ], "mendeley" : { "formattedCitation" : "(K\u00f6rner 2007)", "plainTextFormattedCitation" : "(K\u00f6rner 2007)", "previouslyFormattedCitation" : "(K\u00f6rner 2007)" }, "properties" : { "noteIndex" : 0 }, "schema" : "https://github.com/citation-style-language/schema/raw/master/csl-citation.json" }</w:instrText>
      </w:r>
      <w:r w:rsidR="009F32B8" w:rsidRPr="00881BB5">
        <w:rPr>
          <w:rFonts w:cs="Times New Roman"/>
          <w:szCs w:val="24"/>
        </w:rPr>
        <w:fldChar w:fldCharType="separate"/>
      </w:r>
      <w:r w:rsidR="009F32B8" w:rsidRPr="00881BB5">
        <w:rPr>
          <w:rFonts w:cs="Times New Roman"/>
          <w:noProof/>
          <w:szCs w:val="24"/>
        </w:rPr>
        <w:t>(Körner 2007)</w:t>
      </w:r>
      <w:r w:rsidR="009F32B8" w:rsidRPr="00881BB5">
        <w:rPr>
          <w:rFonts w:cs="Times New Roman"/>
          <w:szCs w:val="24"/>
        </w:rPr>
        <w:fldChar w:fldCharType="end"/>
      </w:r>
      <w:r w:rsidR="009F32B8" w:rsidRPr="00881BB5">
        <w:rPr>
          <w:rFonts w:cs="Times New Roman"/>
          <w:szCs w:val="24"/>
        </w:rPr>
        <w:t xml:space="preserve">. </w:t>
      </w:r>
      <w:r w:rsidR="00502014" w:rsidRPr="00881BB5">
        <w:rPr>
          <w:rFonts w:cs="Times New Roman"/>
          <w:szCs w:val="24"/>
        </w:rPr>
        <w:t>This covariation makes it d</w:t>
      </w:r>
      <w:r w:rsidR="00406554" w:rsidRPr="00881BB5">
        <w:rPr>
          <w:rFonts w:cs="Times New Roman"/>
          <w:szCs w:val="24"/>
        </w:rPr>
        <w:t>ifficult to</w:t>
      </w:r>
      <w:r w:rsidR="0049494F">
        <w:rPr>
          <w:rFonts w:cs="Times New Roman"/>
          <w:szCs w:val="24"/>
        </w:rPr>
        <w:t xml:space="preserve"> isolate the</w:t>
      </w:r>
      <w:r w:rsidR="00406554" w:rsidRPr="00881BB5">
        <w:rPr>
          <w:rFonts w:cs="Times New Roman"/>
          <w:szCs w:val="24"/>
        </w:rPr>
        <w:t xml:space="preserve"> individual </w:t>
      </w:r>
      <w:r w:rsidR="00BA730B" w:rsidRPr="00881BB5">
        <w:rPr>
          <w:rFonts w:cs="Times New Roman"/>
          <w:szCs w:val="24"/>
        </w:rPr>
        <w:t xml:space="preserve">and interactive </w:t>
      </w:r>
      <w:r w:rsidR="00406554" w:rsidRPr="00881BB5">
        <w:rPr>
          <w:rFonts w:cs="Times New Roman"/>
          <w:szCs w:val="24"/>
        </w:rPr>
        <w:t>effects</w:t>
      </w:r>
      <w:r w:rsidR="009F32B8" w:rsidRPr="00881BB5">
        <w:rPr>
          <w:rFonts w:cs="Times New Roman"/>
          <w:szCs w:val="24"/>
        </w:rPr>
        <w:t xml:space="preserve"> </w:t>
      </w:r>
      <w:r w:rsidR="0049494F">
        <w:rPr>
          <w:rFonts w:cs="Times New Roman"/>
          <w:szCs w:val="24"/>
        </w:rPr>
        <w:t xml:space="preserve">of temperature and precipitation </w:t>
      </w:r>
      <w:r w:rsidR="00C66ACC" w:rsidRPr="00881BB5">
        <w:rPr>
          <w:rFonts w:cs="Times New Roman"/>
          <w:szCs w:val="24"/>
        </w:rPr>
        <w:t xml:space="preserve">and thus project how vegetation will </w:t>
      </w:r>
      <w:r w:rsidR="0049494F">
        <w:rPr>
          <w:rFonts w:cs="Times New Roman"/>
          <w:szCs w:val="24"/>
        </w:rPr>
        <w:t xml:space="preserve">respond </w:t>
      </w:r>
      <w:r w:rsidR="00C66ACC" w:rsidRPr="00881BB5">
        <w:rPr>
          <w:rFonts w:cs="Times New Roman"/>
          <w:szCs w:val="24"/>
        </w:rPr>
        <w:t xml:space="preserve">to novel </w:t>
      </w:r>
      <w:r w:rsidR="00D92FE5">
        <w:rPr>
          <w:rFonts w:cs="Times New Roman"/>
          <w:szCs w:val="24"/>
        </w:rPr>
        <w:t>climates</w:t>
      </w:r>
      <w:r w:rsidR="00406554" w:rsidRPr="00881BB5">
        <w:rPr>
          <w:rFonts w:cs="Times New Roman"/>
          <w:szCs w:val="24"/>
        </w:rPr>
        <w:t xml:space="preserve">. </w:t>
      </w:r>
      <w:r w:rsidR="003D08AC" w:rsidRPr="00881BB5">
        <w:rPr>
          <w:rFonts w:cs="Times New Roman"/>
          <w:szCs w:val="24"/>
        </w:rPr>
        <w:t>In southwestern</w:t>
      </w:r>
      <w:r w:rsidR="008429C5" w:rsidRPr="00881BB5">
        <w:rPr>
          <w:rFonts w:cs="Times New Roman"/>
          <w:szCs w:val="24"/>
        </w:rPr>
        <w:t xml:space="preserve"> Norway, </w:t>
      </w:r>
      <w:r w:rsidR="00E57266" w:rsidRPr="00881BB5">
        <w:rPr>
          <w:rFonts w:cs="Times New Roman"/>
          <w:szCs w:val="24"/>
        </w:rPr>
        <w:t xml:space="preserve">a west-to-east rainfall gradient interacts with a mosaic of fjords and mountain ridges to generate </w:t>
      </w:r>
      <w:r w:rsidR="00D92FE5">
        <w:rPr>
          <w:rFonts w:cs="Times New Roman"/>
          <w:szCs w:val="24"/>
        </w:rPr>
        <w:t>high</w:t>
      </w:r>
      <w:r w:rsidR="00E57266" w:rsidRPr="00881BB5">
        <w:rPr>
          <w:rFonts w:cs="Times New Roman"/>
          <w:szCs w:val="24"/>
        </w:rPr>
        <w:t xml:space="preserve"> climatic heterogeneity over a small geographic area. We exploit</w:t>
      </w:r>
      <w:r w:rsidR="003E784F" w:rsidRPr="00881BB5">
        <w:rPr>
          <w:rFonts w:cs="Times New Roman"/>
          <w:szCs w:val="24"/>
        </w:rPr>
        <w:t>ed</w:t>
      </w:r>
      <w:r w:rsidR="00E57266" w:rsidRPr="00881BB5">
        <w:rPr>
          <w:rFonts w:cs="Times New Roman"/>
          <w:szCs w:val="24"/>
        </w:rPr>
        <w:t xml:space="preserve"> this </w:t>
      </w:r>
      <w:r w:rsidR="00502014" w:rsidRPr="00881BB5">
        <w:rPr>
          <w:rFonts w:cs="Times New Roman"/>
          <w:szCs w:val="24"/>
        </w:rPr>
        <w:t xml:space="preserve">natural </w:t>
      </w:r>
      <w:r w:rsidR="00E57266" w:rsidRPr="00881BB5">
        <w:rPr>
          <w:rFonts w:cs="Times New Roman"/>
          <w:szCs w:val="24"/>
        </w:rPr>
        <w:t xml:space="preserve">heterogeneity to </w:t>
      </w:r>
      <w:r w:rsidR="003E784F" w:rsidRPr="00881BB5">
        <w:rPr>
          <w:rFonts w:cs="Times New Roman"/>
          <w:szCs w:val="24"/>
        </w:rPr>
        <w:t>establish</w:t>
      </w:r>
      <w:r w:rsidR="00E57266" w:rsidRPr="00881BB5">
        <w:rPr>
          <w:rFonts w:cs="Times New Roman"/>
          <w:szCs w:val="24"/>
        </w:rPr>
        <w:t xml:space="preserve"> a “climate grid” in which te</w:t>
      </w:r>
      <w:r w:rsidR="00BA730B" w:rsidRPr="00881BB5">
        <w:rPr>
          <w:rFonts w:cs="Times New Roman"/>
          <w:szCs w:val="24"/>
        </w:rPr>
        <w:t>mperature and precipitation var</w:t>
      </w:r>
      <w:r w:rsidR="00D92FE5">
        <w:rPr>
          <w:rFonts w:cs="Times New Roman"/>
          <w:szCs w:val="24"/>
        </w:rPr>
        <w:t>y</w:t>
      </w:r>
      <w:r w:rsidR="00E57266" w:rsidRPr="00881BB5">
        <w:rPr>
          <w:rFonts w:cs="Times New Roman"/>
          <w:szCs w:val="24"/>
        </w:rPr>
        <w:t xml:space="preserve"> orthogonally </w:t>
      </w:r>
      <w:r w:rsidR="00076CF2" w:rsidRPr="00881BB5">
        <w:rPr>
          <w:rFonts w:cs="Times New Roman"/>
          <w:szCs w:val="24"/>
        </w:rPr>
        <w:t>among</w:t>
      </w:r>
      <w:r w:rsidR="00E57266" w:rsidRPr="00881BB5">
        <w:rPr>
          <w:rFonts w:cs="Times New Roman"/>
          <w:szCs w:val="24"/>
        </w:rPr>
        <w:t xml:space="preserve"> twelve field sites, </w:t>
      </w:r>
      <w:r w:rsidR="00D92FE5">
        <w:rPr>
          <w:rFonts w:cs="Times New Roman"/>
          <w:szCs w:val="24"/>
        </w:rPr>
        <w:t xml:space="preserve">thereby </w:t>
      </w:r>
      <w:r w:rsidR="00502014" w:rsidRPr="00881BB5">
        <w:rPr>
          <w:rFonts w:cs="Times New Roman"/>
          <w:szCs w:val="24"/>
        </w:rPr>
        <w:t>allowing</w:t>
      </w:r>
      <w:r w:rsidR="00E57266" w:rsidRPr="00881BB5">
        <w:rPr>
          <w:rFonts w:cs="Times New Roman"/>
          <w:szCs w:val="24"/>
        </w:rPr>
        <w:t xml:space="preserve"> us </w:t>
      </w:r>
      <w:r w:rsidR="00D47EDB" w:rsidRPr="00881BB5">
        <w:rPr>
          <w:rFonts w:cs="Times New Roman"/>
          <w:szCs w:val="24"/>
        </w:rPr>
        <w:t xml:space="preserve">to </w:t>
      </w:r>
      <w:r w:rsidR="00076CF2" w:rsidRPr="00881BB5">
        <w:rPr>
          <w:rFonts w:cs="Times New Roman"/>
          <w:szCs w:val="24"/>
        </w:rPr>
        <w:t xml:space="preserve">separate </w:t>
      </w:r>
      <w:r w:rsidR="003D08AC" w:rsidRPr="00881BB5">
        <w:rPr>
          <w:rFonts w:cs="Times New Roman"/>
          <w:szCs w:val="24"/>
        </w:rPr>
        <w:t>the</w:t>
      </w:r>
      <w:r w:rsidR="00502014" w:rsidRPr="00881BB5">
        <w:rPr>
          <w:rFonts w:cs="Times New Roman"/>
          <w:szCs w:val="24"/>
        </w:rPr>
        <w:t>ir</w:t>
      </w:r>
      <w:r w:rsidR="003D08AC" w:rsidRPr="00881BB5">
        <w:rPr>
          <w:rFonts w:cs="Times New Roman"/>
          <w:szCs w:val="24"/>
        </w:rPr>
        <w:t xml:space="preserve"> effects </w:t>
      </w:r>
      <w:r w:rsidR="00502014" w:rsidRPr="00881BB5">
        <w:rPr>
          <w:rFonts w:cs="Times New Roman"/>
          <w:szCs w:val="24"/>
        </w:rPr>
        <w:t>and to</w:t>
      </w:r>
      <w:r w:rsidR="003D08AC" w:rsidRPr="00881BB5">
        <w:rPr>
          <w:rFonts w:cs="Times New Roman"/>
          <w:szCs w:val="24"/>
        </w:rPr>
        <w:t xml:space="preserve"> </w:t>
      </w:r>
      <w:r w:rsidR="00D92FE5">
        <w:rPr>
          <w:rFonts w:cs="Times New Roman"/>
          <w:szCs w:val="24"/>
        </w:rPr>
        <w:t>identify</w:t>
      </w:r>
      <w:r w:rsidR="003D08AC" w:rsidRPr="00881BB5">
        <w:rPr>
          <w:rFonts w:cs="Times New Roman"/>
          <w:szCs w:val="24"/>
        </w:rPr>
        <w:t xml:space="preserve"> </w:t>
      </w:r>
      <w:r w:rsidR="00502014" w:rsidRPr="00881BB5">
        <w:rPr>
          <w:rFonts w:cs="Times New Roman"/>
          <w:szCs w:val="24"/>
        </w:rPr>
        <w:t>potential interactions</w:t>
      </w:r>
      <w:r w:rsidR="003D08AC" w:rsidRPr="00881BB5">
        <w:rPr>
          <w:rFonts w:cs="Times New Roman"/>
          <w:szCs w:val="24"/>
          <w:lang w:val="nb-NO"/>
        </w:rPr>
        <w:t>.</w:t>
      </w:r>
    </w:p>
    <w:p w14:paraId="584EAFD7" w14:textId="1AA5EC5C" w:rsidR="00265F66" w:rsidRPr="00881BB5" w:rsidRDefault="00E14B9A" w:rsidP="00F308F7">
      <w:pPr>
        <w:spacing w:line="480" w:lineRule="auto"/>
        <w:ind w:firstLine="720"/>
        <w:rPr>
          <w:rFonts w:cs="Times New Roman"/>
          <w:szCs w:val="24"/>
        </w:rPr>
      </w:pPr>
      <w:r w:rsidRPr="00881BB5">
        <w:rPr>
          <w:rFonts w:cs="Times New Roman"/>
          <w:szCs w:val="24"/>
        </w:rPr>
        <w:t xml:space="preserve">We use results from our gradient analysis, transplant experiment, and model simulations to address </w:t>
      </w:r>
      <w:r w:rsidR="00D154E3" w:rsidRPr="00881BB5">
        <w:rPr>
          <w:rFonts w:cs="Times New Roman"/>
          <w:szCs w:val="24"/>
        </w:rPr>
        <w:t>three</w:t>
      </w:r>
      <w:r w:rsidRPr="00881BB5">
        <w:rPr>
          <w:rFonts w:cs="Times New Roman"/>
          <w:szCs w:val="24"/>
        </w:rPr>
        <w:t xml:space="preserve"> questions: 1) </w:t>
      </w:r>
      <w:r w:rsidR="00D154E3" w:rsidRPr="00881BB5">
        <w:rPr>
          <w:rFonts w:cs="Times New Roman"/>
          <w:szCs w:val="24"/>
        </w:rPr>
        <w:t>What</w:t>
      </w:r>
      <w:r w:rsidRPr="00881BB5">
        <w:rPr>
          <w:rFonts w:cs="Times New Roman"/>
          <w:szCs w:val="24"/>
        </w:rPr>
        <w:t xml:space="preserve"> is the relative influence of </w:t>
      </w:r>
      <w:r w:rsidR="00C36AE6" w:rsidRPr="00881BB5">
        <w:rPr>
          <w:rFonts w:cs="Times New Roman"/>
          <w:szCs w:val="24"/>
        </w:rPr>
        <w:t xml:space="preserve">spatial variation in </w:t>
      </w:r>
      <w:r w:rsidRPr="00881BB5">
        <w:rPr>
          <w:rFonts w:cs="Times New Roman"/>
          <w:szCs w:val="24"/>
        </w:rPr>
        <w:t xml:space="preserve">temperature and precipitation on </w:t>
      </w:r>
      <w:r w:rsidR="00D154E3" w:rsidRPr="00881BB5">
        <w:rPr>
          <w:rFonts w:cs="Times New Roman"/>
          <w:szCs w:val="24"/>
        </w:rPr>
        <w:t>community trait composition?</w:t>
      </w:r>
      <w:r w:rsidRPr="00881BB5">
        <w:rPr>
          <w:rFonts w:cs="Times New Roman"/>
          <w:szCs w:val="24"/>
        </w:rPr>
        <w:t xml:space="preserve"> 2</w:t>
      </w:r>
      <w:r w:rsidR="00BA730B" w:rsidRPr="00881BB5">
        <w:rPr>
          <w:rFonts w:cs="Times New Roman"/>
          <w:szCs w:val="24"/>
        </w:rPr>
        <w:t xml:space="preserve">) Do the </w:t>
      </w:r>
      <w:r w:rsidRPr="00881BB5">
        <w:rPr>
          <w:rFonts w:cs="Times New Roman"/>
          <w:szCs w:val="24"/>
        </w:rPr>
        <w:t xml:space="preserve">traits that </w:t>
      </w:r>
      <w:r w:rsidR="00A721F2" w:rsidRPr="00881BB5">
        <w:rPr>
          <w:rFonts w:cs="Times New Roman"/>
          <w:szCs w:val="24"/>
        </w:rPr>
        <w:t>respond to</w:t>
      </w:r>
      <w:r w:rsidRPr="00881BB5">
        <w:rPr>
          <w:rFonts w:cs="Times New Roman"/>
          <w:szCs w:val="24"/>
        </w:rPr>
        <w:t xml:space="preserve"> </w:t>
      </w:r>
      <w:r w:rsidR="00A721F2" w:rsidRPr="00881BB5">
        <w:rPr>
          <w:rFonts w:cs="Times New Roman"/>
          <w:szCs w:val="24"/>
        </w:rPr>
        <w:t xml:space="preserve">spatial </w:t>
      </w:r>
      <w:r w:rsidRPr="00881BB5">
        <w:rPr>
          <w:rFonts w:cs="Times New Roman"/>
          <w:szCs w:val="24"/>
        </w:rPr>
        <w:t xml:space="preserve">climate gradients also drive community temporal response to climate change? </w:t>
      </w:r>
      <w:r w:rsidR="00D154E3" w:rsidRPr="00881BB5">
        <w:rPr>
          <w:rFonts w:cs="Times New Roman"/>
          <w:szCs w:val="24"/>
        </w:rPr>
        <w:t>3</w:t>
      </w:r>
      <w:r w:rsidR="00DC51B9" w:rsidRPr="00881BB5">
        <w:rPr>
          <w:rFonts w:cs="Times New Roman"/>
          <w:szCs w:val="24"/>
        </w:rPr>
        <w:t xml:space="preserve">) </w:t>
      </w:r>
      <w:r w:rsidR="00A721F2" w:rsidRPr="00881BB5">
        <w:rPr>
          <w:rFonts w:cs="Times New Roman"/>
          <w:szCs w:val="24"/>
        </w:rPr>
        <w:t xml:space="preserve">What is the influence of clonal traits relative to more commonly used leaf and canopy height traits in community response to climate gradients and climate change? </w:t>
      </w:r>
      <w:r w:rsidRPr="00881BB5">
        <w:rPr>
          <w:rFonts w:cs="Times New Roman"/>
          <w:szCs w:val="24"/>
        </w:rPr>
        <w:t xml:space="preserve">We expect short species with conservative resource use strategies (low SLA, low leaf area) and high capacity for resource integration (high lateral spread, high connection persistence, many offspring per ramet, and high bud number) to predominate in unproductive climates (the coldest and driest sites) </w:t>
      </w:r>
      <w:r w:rsidR="002E587C" w:rsidRPr="00881BB5">
        <w:rPr>
          <w:rFonts w:cs="Times New Roman"/>
          <w:szCs w:val="24"/>
        </w:rPr>
        <w:t>relative to more</w:t>
      </w:r>
      <w:r w:rsidRPr="00881BB5">
        <w:rPr>
          <w:rFonts w:cs="Times New Roman"/>
          <w:szCs w:val="24"/>
        </w:rPr>
        <w:t xml:space="preserve"> productive climates (</w:t>
      </w:r>
      <w:r w:rsidR="00BA730B" w:rsidRPr="00881BB5">
        <w:rPr>
          <w:rFonts w:cs="Times New Roman"/>
          <w:szCs w:val="24"/>
        </w:rPr>
        <w:t xml:space="preserve">the </w:t>
      </w:r>
      <w:r w:rsidRPr="00881BB5">
        <w:rPr>
          <w:rFonts w:cs="Times New Roman"/>
          <w:szCs w:val="24"/>
        </w:rPr>
        <w:t xml:space="preserve">warmest and wettest sites). Our study is a rigorous experimental </w:t>
      </w:r>
      <w:r w:rsidR="00BA730B" w:rsidRPr="00881BB5">
        <w:rPr>
          <w:rFonts w:cs="Times New Roman"/>
          <w:szCs w:val="24"/>
        </w:rPr>
        <w:t>evaluation of</w:t>
      </w:r>
      <w:r w:rsidRPr="00881BB5">
        <w:rPr>
          <w:rFonts w:cs="Times New Roman"/>
          <w:szCs w:val="24"/>
        </w:rPr>
        <w:t xml:space="preserve"> the assumption that</w:t>
      </w:r>
      <w:r w:rsidR="00651F6C" w:rsidRPr="00881BB5">
        <w:rPr>
          <w:rFonts w:cs="Times New Roman"/>
          <w:szCs w:val="24"/>
        </w:rPr>
        <w:t xml:space="preserve"> trait patterns along </w:t>
      </w:r>
      <w:r w:rsidRPr="00881BB5">
        <w:rPr>
          <w:rFonts w:cs="Times New Roman"/>
          <w:szCs w:val="24"/>
        </w:rPr>
        <w:t xml:space="preserve">climate </w:t>
      </w:r>
      <w:r w:rsidR="00651F6C" w:rsidRPr="00881BB5">
        <w:rPr>
          <w:rFonts w:cs="Times New Roman"/>
          <w:szCs w:val="24"/>
        </w:rPr>
        <w:t xml:space="preserve">gradients </w:t>
      </w:r>
      <w:r w:rsidRPr="00881BB5">
        <w:rPr>
          <w:rFonts w:cs="Times New Roman"/>
          <w:szCs w:val="24"/>
        </w:rPr>
        <w:t>reflect, and can therefore predict, how communities will respond to anthropogenic climate change.</w:t>
      </w:r>
    </w:p>
    <w:p w14:paraId="3C7F8E1C" w14:textId="77777777" w:rsidR="00BB426D" w:rsidRPr="00881BB5" w:rsidRDefault="00BB426D" w:rsidP="00F308F7">
      <w:pPr>
        <w:spacing w:line="480" w:lineRule="auto"/>
        <w:rPr>
          <w:rFonts w:cs="Times New Roman"/>
          <w:szCs w:val="24"/>
        </w:rPr>
      </w:pPr>
    </w:p>
    <w:p w14:paraId="7644C80A" w14:textId="77777777" w:rsidR="006D170D" w:rsidRPr="00881BB5" w:rsidRDefault="006D170D" w:rsidP="00F308F7">
      <w:pPr>
        <w:pStyle w:val="Heading1"/>
        <w:spacing w:before="0" w:line="480" w:lineRule="auto"/>
        <w:rPr>
          <w:rFonts w:eastAsiaTheme="minorHAnsi" w:cs="Times New Roman"/>
          <w:szCs w:val="24"/>
        </w:rPr>
      </w:pPr>
      <w:r w:rsidRPr="00881BB5">
        <w:rPr>
          <w:rFonts w:eastAsiaTheme="minorHAnsi" w:cs="Times New Roman"/>
          <w:szCs w:val="24"/>
        </w:rPr>
        <w:lastRenderedPageBreak/>
        <w:t>METHODS</w:t>
      </w:r>
    </w:p>
    <w:p w14:paraId="040F55CA" w14:textId="62DCBB96" w:rsidR="006D170D" w:rsidRPr="00881BB5" w:rsidRDefault="006D170D" w:rsidP="00F308F7">
      <w:pPr>
        <w:spacing w:line="480" w:lineRule="auto"/>
        <w:ind w:firstLine="720"/>
        <w:rPr>
          <w:rFonts w:cs="Times New Roman"/>
          <w:szCs w:val="24"/>
        </w:rPr>
      </w:pPr>
      <w:r w:rsidRPr="00881BB5">
        <w:rPr>
          <w:rFonts w:cs="Times New Roman"/>
          <w:szCs w:val="24"/>
        </w:rPr>
        <w:t xml:space="preserve">The study area is an approximately 500 km x 500 km region in </w:t>
      </w:r>
      <w:r w:rsidR="003D08AC" w:rsidRPr="00881BB5">
        <w:rPr>
          <w:rFonts w:cs="Times New Roman"/>
          <w:szCs w:val="24"/>
        </w:rPr>
        <w:t>southwestern</w:t>
      </w:r>
      <w:r w:rsidRPr="00881BB5">
        <w:rPr>
          <w:rFonts w:cs="Times New Roman"/>
          <w:szCs w:val="24"/>
        </w:rPr>
        <w:t xml:space="preserve"> Norway</w:t>
      </w:r>
      <w:r w:rsidR="009C0194" w:rsidRPr="00881BB5">
        <w:rPr>
          <w:rFonts w:cs="Times New Roman"/>
          <w:szCs w:val="24"/>
        </w:rPr>
        <w:t xml:space="preserve"> with marked climatic heterogeneity</w:t>
      </w:r>
      <w:r w:rsidRPr="00881BB5">
        <w:rPr>
          <w:rFonts w:cs="Times New Roman"/>
          <w:szCs w:val="24"/>
        </w:rPr>
        <w:t xml:space="preserve"> (Figure</w:t>
      </w:r>
      <w:bookmarkStart w:id="30" w:name="FigureSITEreturn"/>
      <w:r w:rsidRPr="00881BB5">
        <w:rPr>
          <w:rFonts w:cs="Times New Roman"/>
          <w:szCs w:val="24"/>
        </w:rPr>
        <w:t xml:space="preserve"> 1)</w:t>
      </w:r>
      <w:bookmarkEnd w:id="30"/>
      <w:r w:rsidRPr="00881BB5">
        <w:rPr>
          <w:rFonts w:cs="Times New Roman"/>
          <w:szCs w:val="24"/>
        </w:rPr>
        <w:t xml:space="preserve">. </w:t>
      </w:r>
      <w:r w:rsidR="009C0194" w:rsidRPr="00881BB5">
        <w:rPr>
          <w:rFonts w:cs="Times New Roman"/>
          <w:szCs w:val="24"/>
        </w:rPr>
        <w:t>T</w:t>
      </w:r>
      <w:r w:rsidR="008D60FB" w:rsidRPr="00881BB5">
        <w:rPr>
          <w:rFonts w:cs="Times New Roman"/>
          <w:szCs w:val="24"/>
        </w:rPr>
        <w:t xml:space="preserve">welve grassland sites </w:t>
      </w:r>
      <w:r w:rsidRPr="00881BB5">
        <w:rPr>
          <w:rFonts w:cs="Times New Roman"/>
          <w:szCs w:val="24"/>
        </w:rPr>
        <w:t xml:space="preserve">were selected </w:t>
      </w:r>
      <w:r w:rsidR="009C0194" w:rsidRPr="00881BB5">
        <w:rPr>
          <w:rFonts w:cs="Times New Roman"/>
          <w:szCs w:val="24"/>
        </w:rPr>
        <w:t>with</w:t>
      </w:r>
      <w:r w:rsidRPr="00881BB5">
        <w:rPr>
          <w:rFonts w:cs="Times New Roman"/>
          <w:szCs w:val="24"/>
        </w:rPr>
        <w:t xml:space="preserve"> one of three mean summer temperatures (</w:t>
      </w:r>
      <w:r w:rsidR="00B94BC6" w:rsidRPr="00881BB5">
        <w:rPr>
          <w:rFonts w:cs="Times New Roman"/>
          <w:szCs w:val="24"/>
        </w:rPr>
        <w:t xml:space="preserve">ca. </w:t>
      </w:r>
      <w:r w:rsidR="007D6F0C">
        <w:rPr>
          <w:rFonts w:cs="Times New Roman"/>
          <w:szCs w:val="24"/>
        </w:rPr>
        <w:t>6.0, 9.0, and 10</w:t>
      </w:r>
      <w:r w:rsidRPr="00881BB5">
        <w:rPr>
          <w:rFonts w:cs="Times New Roman"/>
          <w:szCs w:val="24"/>
        </w:rPr>
        <w:t>.5°C) and one of four mean annual precipitations (</w:t>
      </w:r>
      <w:r w:rsidR="00B94BC6" w:rsidRPr="00881BB5">
        <w:rPr>
          <w:rFonts w:cs="Times New Roman"/>
          <w:szCs w:val="24"/>
        </w:rPr>
        <w:t xml:space="preserve">ca. </w:t>
      </w:r>
      <w:r w:rsidR="007D6F0C">
        <w:rPr>
          <w:rFonts w:cs="Times New Roman"/>
          <w:szCs w:val="24"/>
        </w:rPr>
        <w:t>600, 1200, 1900, and 28</w:t>
      </w:r>
      <w:r w:rsidRPr="00881BB5">
        <w:rPr>
          <w:rFonts w:cs="Times New Roman"/>
          <w:szCs w:val="24"/>
        </w:rPr>
        <w:t>00mm)</w:t>
      </w:r>
      <w:r w:rsidR="008D60FB" w:rsidRPr="00881BB5">
        <w:rPr>
          <w:rFonts w:cs="Times New Roman"/>
          <w:szCs w:val="24"/>
        </w:rPr>
        <w:t xml:space="preserve">, while </w:t>
      </w:r>
      <w:r w:rsidR="00A61B58" w:rsidRPr="00881BB5">
        <w:rPr>
          <w:rFonts w:cs="Times New Roman"/>
          <w:szCs w:val="24"/>
        </w:rPr>
        <w:t>o</w:t>
      </w:r>
      <w:r w:rsidR="008D60FB" w:rsidRPr="00881BB5">
        <w:rPr>
          <w:rFonts w:cs="Times New Roman"/>
          <w:szCs w:val="24"/>
        </w:rPr>
        <w:t xml:space="preserve">ther environmental variables were </w:t>
      </w:r>
      <w:r w:rsidR="00A61B58" w:rsidRPr="00881BB5">
        <w:rPr>
          <w:rFonts w:cs="Times New Roman"/>
          <w:szCs w:val="24"/>
        </w:rPr>
        <w:t>relatively consistent</w:t>
      </w:r>
      <w:r w:rsidR="008D60FB" w:rsidRPr="00881BB5">
        <w:rPr>
          <w:rFonts w:cs="Times New Roman"/>
          <w:szCs w:val="24"/>
        </w:rPr>
        <w:t xml:space="preserve"> (</w:t>
      </w:r>
      <w:r w:rsidR="00A61B58" w:rsidRPr="00881BB5">
        <w:rPr>
          <w:rFonts w:cs="Times New Roman"/>
          <w:szCs w:val="24"/>
        </w:rPr>
        <w:t>calcareous soil</w:t>
      </w:r>
      <w:r w:rsidR="00A47D10" w:rsidRPr="00881BB5">
        <w:rPr>
          <w:rFonts w:cs="Times New Roman"/>
          <w:szCs w:val="24"/>
        </w:rPr>
        <w:t xml:space="preserve">, </w:t>
      </w:r>
      <w:r w:rsidR="008D60FB" w:rsidRPr="00881BB5">
        <w:rPr>
          <w:rFonts w:cs="Times New Roman"/>
          <w:szCs w:val="24"/>
        </w:rPr>
        <w:t>s</w:t>
      </w:r>
      <w:r w:rsidR="00A47D10" w:rsidRPr="00881BB5">
        <w:rPr>
          <w:rFonts w:cs="Times New Roman"/>
          <w:szCs w:val="24"/>
        </w:rPr>
        <w:t>outhwest</w:t>
      </w:r>
      <w:r w:rsidRPr="00881BB5">
        <w:rPr>
          <w:rFonts w:cs="Times New Roman"/>
          <w:szCs w:val="24"/>
        </w:rPr>
        <w:t xml:space="preserve"> aspect, </w:t>
      </w:r>
      <w:r w:rsidR="00A61B58" w:rsidRPr="00881BB5">
        <w:rPr>
          <w:rFonts w:cs="Times New Roman"/>
          <w:szCs w:val="24"/>
        </w:rPr>
        <w:t>slope</w:t>
      </w:r>
      <w:r w:rsidR="00A47D10" w:rsidRPr="00881BB5">
        <w:rPr>
          <w:rFonts w:cs="Times New Roman"/>
          <w:szCs w:val="24"/>
        </w:rPr>
        <w:t xml:space="preserve"> of about 20 degrees</w:t>
      </w:r>
      <w:r w:rsidRPr="00881BB5">
        <w:rPr>
          <w:rFonts w:cs="Times New Roman"/>
          <w:szCs w:val="24"/>
        </w:rPr>
        <w:t>, and comparable grazing and land-use history</w:t>
      </w:r>
      <w:r w:rsidR="00A61B58" w:rsidRPr="00881BB5">
        <w:rPr>
          <w:rFonts w:cs="Times New Roman"/>
          <w:szCs w:val="24"/>
        </w:rPr>
        <w:t>)</w:t>
      </w:r>
      <w:r w:rsidR="00D022F3" w:rsidRPr="00881BB5">
        <w:rPr>
          <w:rFonts w:cs="Times New Roman"/>
          <w:szCs w:val="24"/>
        </w:rPr>
        <w:t xml:space="preserve"> </w:t>
      </w:r>
      <w:r w:rsidR="00D022F3" w:rsidRPr="00881BB5">
        <w:rPr>
          <w:rFonts w:cs="Times New Roman"/>
          <w:szCs w:val="24"/>
        </w:rPr>
        <w:fldChar w:fldCharType="begin" w:fldLock="1"/>
      </w:r>
      <w:r w:rsidR="00D92FE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"(see: Klanderud et al. 2015 for additional site details)", "plainTextFormattedCitation" : "(Klanderud et al. 2015)", "previouslyFormattedCitation" : "(Klanderud et al. 2015)" }, "properties" : { "noteIndex" : 0 }, "schema" : "https://github.com/citation-style-language/schema/raw/master/csl-citation.json" }</w:instrText>
      </w:r>
      <w:r w:rsidR="00D022F3" w:rsidRPr="00881BB5">
        <w:rPr>
          <w:rFonts w:cs="Times New Roman"/>
          <w:szCs w:val="24"/>
        </w:rPr>
        <w:fldChar w:fldCharType="separate"/>
      </w:r>
      <w:r w:rsidR="00A61B58" w:rsidRPr="00881BB5">
        <w:rPr>
          <w:rFonts w:cs="Times New Roman"/>
          <w:noProof/>
          <w:szCs w:val="24"/>
        </w:rPr>
        <w:t xml:space="preserve">(see: </w:t>
      </w:r>
      <w:r w:rsidR="00D022F3" w:rsidRPr="00881BB5">
        <w:rPr>
          <w:rFonts w:cs="Times New Roman"/>
          <w:noProof/>
          <w:szCs w:val="24"/>
        </w:rPr>
        <w:t>Klanderud et al. 2015</w:t>
      </w:r>
      <w:r w:rsidR="00D92FE5">
        <w:rPr>
          <w:rFonts w:cs="Times New Roman"/>
          <w:noProof/>
          <w:szCs w:val="24"/>
        </w:rPr>
        <w:t xml:space="preserve"> for additional site details</w:t>
      </w:r>
      <w:r w:rsidR="00D022F3" w:rsidRPr="00881BB5">
        <w:rPr>
          <w:rFonts w:cs="Times New Roman"/>
          <w:noProof/>
          <w:szCs w:val="24"/>
        </w:rPr>
        <w:t>)</w:t>
      </w:r>
      <w:r w:rsidR="00D022F3" w:rsidRPr="00881BB5">
        <w:rPr>
          <w:rFonts w:cs="Times New Roman"/>
          <w:szCs w:val="24"/>
        </w:rPr>
        <w:fldChar w:fldCharType="end"/>
      </w:r>
      <w:r w:rsidR="0038110A" w:rsidRPr="00881BB5">
        <w:rPr>
          <w:rFonts w:cs="Times New Roman"/>
          <w:szCs w:val="24"/>
        </w:rPr>
        <w:t xml:space="preserve">. </w:t>
      </w:r>
      <w:r w:rsidRPr="00881BB5">
        <w:rPr>
          <w:rFonts w:cs="Times New Roman"/>
          <w:szCs w:val="24"/>
        </w:rPr>
        <w:t>The grasslands’ short stature (usually &lt;</w:t>
      </w:r>
      <w:r w:rsidR="00F47244" w:rsidRPr="00881BB5">
        <w:rPr>
          <w:rFonts w:cs="Times New Roman"/>
          <w:szCs w:val="24"/>
        </w:rPr>
        <w:t xml:space="preserve"> </w:t>
      </w:r>
      <w:r w:rsidRPr="00881BB5">
        <w:rPr>
          <w:rFonts w:cs="Times New Roman"/>
          <w:szCs w:val="24"/>
        </w:rPr>
        <w:t>0.</w:t>
      </w:r>
      <w:r w:rsidR="00A61B58" w:rsidRPr="00881BB5">
        <w:rPr>
          <w:rFonts w:cs="Times New Roman"/>
          <w:szCs w:val="24"/>
        </w:rPr>
        <w:t>3</w:t>
      </w:r>
      <w:r w:rsidRPr="00881BB5">
        <w:rPr>
          <w:rFonts w:cs="Times New Roman"/>
          <w:szCs w:val="24"/>
        </w:rPr>
        <w:t xml:space="preserve">m at peak biomass) and shallow but thickly interwoven root and rhizome mats </w:t>
      </w:r>
      <w:r w:rsidR="00A61B58" w:rsidRPr="00881BB5">
        <w:rPr>
          <w:rFonts w:cs="Times New Roman"/>
          <w:szCs w:val="24"/>
        </w:rPr>
        <w:t>enabled</w:t>
      </w:r>
      <w:r w:rsidRPr="00881BB5">
        <w:rPr>
          <w:rFonts w:cs="Times New Roman"/>
          <w:szCs w:val="24"/>
        </w:rPr>
        <w:t xml:space="preserve"> the easy removal, transport, and replanting of soil ‘turfs’ and their attached flora to different hillsides. Each 0.25m x 0.25m turf contained tens to hundreds of individual stems </w:t>
      </w:r>
      <w:ins w:id="31" w:author="John Guittar" w:date="2016-03-29T16:29:00Z">
        <w:r w:rsidR="006877E9">
          <w:rPr>
            <w:rFonts w:cs="Times New Roman"/>
            <w:szCs w:val="24"/>
          </w:rPr>
          <w:t>with a mean canopy height of 9 cm</w:t>
        </w:r>
      </w:ins>
      <w:ins w:id="32" w:author="John Guittar" w:date="2016-03-29T16:32:00Z">
        <w:r w:rsidR="006877E9">
          <w:rPr>
            <w:rFonts w:cs="Times New Roman"/>
            <w:szCs w:val="24"/>
          </w:rPr>
          <w:t xml:space="preserve"> </w:t>
        </w:r>
      </w:ins>
      <w:ins w:id="33" w:author="John Guittar" w:date="2016-03-29T16:33:00Z">
        <w:r w:rsidR="006877E9">
          <w:rPr>
            <w:rFonts w:cs="Times New Roman"/>
            <w:szCs w:val="24"/>
          </w:rPr>
          <w:t>± 6 cm (1 SD)</w:t>
        </w:r>
      </w:ins>
      <w:ins w:id="34" w:author="John Guittar" w:date="2016-03-29T16:31:00Z">
        <w:r w:rsidR="006877E9">
          <w:rPr>
            <w:rFonts w:cs="Times New Roman"/>
            <w:szCs w:val="24"/>
          </w:rPr>
          <w:t>. Turf</w:t>
        </w:r>
      </w:ins>
      <w:ins w:id="35" w:author="John Guittar" w:date="2016-03-29T16:34:00Z">
        <w:r w:rsidR="006877E9">
          <w:rPr>
            <w:rFonts w:cs="Times New Roman"/>
            <w:szCs w:val="24"/>
          </w:rPr>
          <w:t>s hosted</w:t>
        </w:r>
      </w:ins>
      <w:del w:id="36" w:author="John Guittar" w:date="2016-03-29T16:30:00Z">
        <w:r w:rsidRPr="00881BB5" w:rsidDel="006877E9">
          <w:rPr>
            <w:rFonts w:cs="Times New Roman"/>
            <w:szCs w:val="24"/>
          </w:rPr>
          <w:delText xml:space="preserve">from </w:delText>
        </w:r>
      </w:del>
      <w:r w:rsidRPr="00881BB5">
        <w:rPr>
          <w:rFonts w:cs="Times New Roman"/>
          <w:szCs w:val="24"/>
        </w:rPr>
        <w:t>10-40 va</w:t>
      </w:r>
      <w:r w:rsidR="00D92FE5">
        <w:rPr>
          <w:rFonts w:cs="Times New Roman"/>
          <w:szCs w:val="24"/>
        </w:rPr>
        <w:t>scular plant species,</w:t>
      </w:r>
      <w:r w:rsidRPr="00881BB5">
        <w:rPr>
          <w:rFonts w:cs="Times New Roman"/>
          <w:szCs w:val="24"/>
        </w:rPr>
        <w:t xml:space="preserve"> a bryophyte layer</w:t>
      </w:r>
      <w:r w:rsidR="00D92FE5">
        <w:rPr>
          <w:rFonts w:cs="Times New Roman"/>
          <w:szCs w:val="24"/>
        </w:rPr>
        <w:t>,</w:t>
      </w:r>
      <w:r w:rsidRPr="00881BB5">
        <w:rPr>
          <w:rFonts w:cs="Times New Roman"/>
          <w:szCs w:val="24"/>
        </w:rPr>
        <w:t xml:space="preserve"> and the local soil and leaf litter biota</w:t>
      </w:r>
      <w:r w:rsidR="00EF39B9" w:rsidRPr="00881BB5">
        <w:rPr>
          <w:rFonts w:cs="Times New Roman"/>
          <w:szCs w:val="24"/>
        </w:rPr>
        <w:t xml:space="preserve"> </w:t>
      </w:r>
      <w:r w:rsidR="00EF39B9"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"(Klanderud et al. 2015)", "plainTextFormattedCitation" : "(Klanderud et al. 2015)", "previouslyFormattedCitation" : "(Klanderud et al. 2015)" }, "properties" : { "noteIndex" : 0 }, "schema" : "https://github.com/citation-style-language/schema/raw/master/csl-citation.json" }</w:instrText>
      </w:r>
      <w:r w:rsidR="00EF39B9" w:rsidRPr="00881BB5">
        <w:rPr>
          <w:rFonts w:cs="Times New Roman"/>
          <w:szCs w:val="24"/>
        </w:rPr>
        <w:fldChar w:fldCharType="separate"/>
      </w:r>
      <w:r w:rsidR="00EF39B9" w:rsidRPr="00881BB5">
        <w:rPr>
          <w:rFonts w:cs="Times New Roman"/>
          <w:noProof/>
          <w:szCs w:val="24"/>
        </w:rPr>
        <w:t>(Klanderud et al. 2015)</w:t>
      </w:r>
      <w:r w:rsidR="00EF39B9" w:rsidRPr="00881BB5">
        <w:rPr>
          <w:rFonts w:cs="Times New Roman"/>
          <w:szCs w:val="24"/>
        </w:rPr>
        <w:fldChar w:fldCharType="end"/>
      </w:r>
      <w:r w:rsidRPr="00881BB5">
        <w:rPr>
          <w:rFonts w:cs="Times New Roman"/>
          <w:szCs w:val="24"/>
        </w:rPr>
        <w:t>. In accordance with predictions that</w:t>
      </w:r>
      <w:r w:rsidR="00D92FE5">
        <w:rPr>
          <w:rFonts w:cs="Times New Roman"/>
          <w:szCs w:val="24"/>
        </w:rPr>
        <w:t xml:space="preserve"> climate change will cause</w:t>
      </w:r>
      <w:r w:rsidRPr="00881BB5">
        <w:rPr>
          <w:rFonts w:cs="Times New Roman"/>
          <w:szCs w:val="24"/>
        </w:rPr>
        <w:t xml:space="preserve"> </w:t>
      </w:r>
      <w:r w:rsidR="003D08AC" w:rsidRPr="00881BB5">
        <w:rPr>
          <w:rFonts w:cs="Times New Roman"/>
          <w:szCs w:val="24"/>
        </w:rPr>
        <w:t>southwestern</w:t>
      </w:r>
      <w:r w:rsidRPr="00881BB5">
        <w:rPr>
          <w:rFonts w:cs="Times New Roman"/>
          <w:szCs w:val="24"/>
        </w:rPr>
        <w:t xml:space="preserve"> Norway </w:t>
      </w:r>
      <w:r w:rsidR="00D92FE5">
        <w:rPr>
          <w:rFonts w:cs="Times New Roman"/>
          <w:szCs w:val="24"/>
        </w:rPr>
        <w:t>to becom</w:t>
      </w:r>
      <w:r w:rsidR="00E46BC9" w:rsidRPr="00881BB5">
        <w:rPr>
          <w:rFonts w:cs="Times New Roman"/>
          <w:szCs w:val="24"/>
        </w:rPr>
        <w:t>e</w:t>
      </w:r>
      <w:r w:rsidRPr="00881BB5">
        <w:rPr>
          <w:rFonts w:cs="Times New Roman"/>
          <w:szCs w:val="24"/>
        </w:rPr>
        <w:t xml:space="preserve"> warmer and wetter</w:t>
      </w:r>
      <w:r w:rsidR="00CA7100" w:rsidRPr="00881BB5">
        <w:rPr>
          <w:rFonts w:cs="Times New Roman"/>
          <w:szCs w:val="24"/>
        </w:rPr>
        <w:t xml:space="preserve"> (Hanssen-Bauer et al. 2009), 40</w:t>
      </w:r>
      <w:r w:rsidRPr="00881BB5">
        <w:rPr>
          <w:rFonts w:cs="Times New Roman"/>
          <w:szCs w:val="24"/>
        </w:rPr>
        <w:t xml:space="preserve"> turfs were </w:t>
      </w:r>
      <w:r w:rsidR="00CA7100" w:rsidRPr="00881BB5">
        <w:rPr>
          <w:rFonts w:cs="Times New Roman"/>
          <w:szCs w:val="24"/>
        </w:rPr>
        <w:t>transplanted to warmer sites, 45</w:t>
      </w:r>
      <w:r w:rsidRPr="00881BB5">
        <w:rPr>
          <w:rFonts w:cs="Times New Roman"/>
          <w:szCs w:val="24"/>
        </w:rPr>
        <w:t xml:space="preserve"> turfs were transplanted to wetter sites, 30 turfs were transplanted to warmer and wetter sites, 60 </w:t>
      </w:r>
      <w:r w:rsidR="00FD026C" w:rsidRPr="00881BB5">
        <w:rPr>
          <w:rFonts w:cs="Times New Roman"/>
          <w:szCs w:val="24"/>
        </w:rPr>
        <w:t xml:space="preserve">control </w:t>
      </w:r>
      <w:r w:rsidRPr="00881BB5">
        <w:rPr>
          <w:rFonts w:cs="Times New Roman"/>
          <w:szCs w:val="24"/>
        </w:rPr>
        <w:t xml:space="preserve">turfs were replanted at the same site, and 60 </w:t>
      </w:r>
      <w:r w:rsidR="00FD026C" w:rsidRPr="00881BB5">
        <w:rPr>
          <w:rFonts w:cs="Times New Roman"/>
          <w:szCs w:val="24"/>
        </w:rPr>
        <w:t xml:space="preserve">control </w:t>
      </w:r>
      <w:r w:rsidRPr="00881BB5">
        <w:rPr>
          <w:rFonts w:cs="Times New Roman"/>
          <w:szCs w:val="24"/>
        </w:rPr>
        <w:t xml:space="preserve">turfs were </w:t>
      </w:r>
      <w:r w:rsidR="00D92FE5">
        <w:rPr>
          <w:rFonts w:cs="Times New Roman"/>
          <w:szCs w:val="24"/>
        </w:rPr>
        <w:t>outlined</w:t>
      </w:r>
      <w:r w:rsidR="00E67ED4" w:rsidRPr="00881BB5">
        <w:rPr>
          <w:rFonts w:cs="Times New Roman"/>
          <w:szCs w:val="24"/>
        </w:rPr>
        <w:t xml:space="preserve"> but </w:t>
      </w:r>
      <w:r w:rsidRPr="00881BB5">
        <w:rPr>
          <w:rFonts w:cs="Times New Roman"/>
          <w:szCs w:val="24"/>
        </w:rPr>
        <w:t>un</w:t>
      </w:r>
      <w:r w:rsidR="00FD026C" w:rsidRPr="00881BB5">
        <w:rPr>
          <w:rFonts w:cs="Times New Roman"/>
          <w:szCs w:val="24"/>
        </w:rPr>
        <w:t>disturbed</w:t>
      </w:r>
      <w:r w:rsidRPr="00881BB5">
        <w:rPr>
          <w:rFonts w:cs="Times New Roman"/>
          <w:szCs w:val="24"/>
        </w:rPr>
        <w:t xml:space="preserve">. </w:t>
      </w:r>
      <w:r w:rsidR="00E95F7F" w:rsidRPr="00881BB5">
        <w:rPr>
          <w:rFonts w:cs="Times New Roman"/>
          <w:szCs w:val="24"/>
        </w:rPr>
        <w:t xml:space="preserve">Turfs were transplanted </w:t>
      </w:r>
      <w:r w:rsidR="006447C4" w:rsidRPr="00881BB5">
        <w:rPr>
          <w:rFonts w:cs="Times New Roman"/>
          <w:szCs w:val="24"/>
        </w:rPr>
        <w:t xml:space="preserve">between sites </w:t>
      </w:r>
      <w:r w:rsidR="00E95F7F" w:rsidRPr="00881BB5">
        <w:rPr>
          <w:rFonts w:cs="Times New Roman"/>
          <w:szCs w:val="24"/>
        </w:rPr>
        <w:t xml:space="preserve">in </w:t>
      </w:r>
      <w:r w:rsidR="006447C4" w:rsidRPr="00881BB5">
        <w:rPr>
          <w:rFonts w:cs="Times New Roman"/>
          <w:szCs w:val="24"/>
        </w:rPr>
        <w:t>multiples</w:t>
      </w:r>
      <w:r w:rsidR="00E95F7F" w:rsidRPr="00881BB5">
        <w:rPr>
          <w:rFonts w:cs="Times New Roman"/>
          <w:szCs w:val="24"/>
        </w:rPr>
        <w:t xml:space="preserve"> of five; sample sizes differed by treatment because not all </w:t>
      </w:r>
      <w:r w:rsidR="006447C4" w:rsidRPr="00881BB5">
        <w:rPr>
          <w:rFonts w:cs="Times New Roman"/>
          <w:szCs w:val="24"/>
        </w:rPr>
        <w:t xml:space="preserve">destination </w:t>
      </w:r>
      <w:r w:rsidR="00E95F7F" w:rsidRPr="00881BB5">
        <w:rPr>
          <w:rFonts w:cs="Times New Roman"/>
          <w:szCs w:val="24"/>
        </w:rPr>
        <w:t>sites had cooler and/or drier sites to serve as turf origins</w:t>
      </w:r>
      <w:r w:rsidR="006447C4" w:rsidRPr="00881BB5">
        <w:rPr>
          <w:rFonts w:cs="Times New Roman"/>
          <w:szCs w:val="24"/>
        </w:rPr>
        <w:t xml:space="preserve"> (Figure 1)</w:t>
      </w:r>
      <w:r w:rsidR="00E95F7F" w:rsidRPr="00881BB5">
        <w:rPr>
          <w:rFonts w:cs="Times New Roman"/>
          <w:szCs w:val="24"/>
        </w:rPr>
        <w:t xml:space="preserve">. </w:t>
      </w:r>
      <w:r w:rsidR="00771B53" w:rsidRPr="00881BB5">
        <w:rPr>
          <w:rFonts w:cs="Times New Roman"/>
          <w:szCs w:val="24"/>
        </w:rPr>
        <w:t>O</w:t>
      </w:r>
      <w:r w:rsidR="006447C4" w:rsidRPr="00881BB5">
        <w:rPr>
          <w:rFonts w:cs="Times New Roman"/>
          <w:szCs w:val="24"/>
        </w:rPr>
        <w:t xml:space="preserve">rigin and destination sites </w:t>
      </w:r>
      <w:r w:rsidR="00634271" w:rsidRPr="00881BB5">
        <w:rPr>
          <w:rFonts w:cs="Times New Roman"/>
          <w:szCs w:val="24"/>
        </w:rPr>
        <w:t>are</w:t>
      </w:r>
      <w:r w:rsidR="006447C4" w:rsidRPr="00881BB5">
        <w:rPr>
          <w:rFonts w:cs="Times New Roman"/>
          <w:szCs w:val="24"/>
        </w:rPr>
        <w:t xml:space="preserve"> </w:t>
      </w:r>
      <w:r w:rsidRPr="00881BB5">
        <w:rPr>
          <w:rFonts w:cs="Times New Roman"/>
          <w:szCs w:val="24"/>
        </w:rPr>
        <w:t>the same site</w:t>
      </w:r>
      <w:r w:rsidR="00771B53" w:rsidRPr="00881BB5">
        <w:rPr>
          <w:rFonts w:cs="Times New Roman"/>
          <w:szCs w:val="24"/>
        </w:rPr>
        <w:t xml:space="preserve"> for control turfs</w:t>
      </w:r>
      <w:r w:rsidRPr="00881BB5">
        <w:rPr>
          <w:rFonts w:cs="Times New Roman"/>
          <w:szCs w:val="24"/>
        </w:rPr>
        <w:t xml:space="preserve">. </w:t>
      </w:r>
      <w:r w:rsidR="00D92FE5">
        <w:rPr>
          <w:rFonts w:cs="Times New Roman"/>
          <w:szCs w:val="24"/>
        </w:rPr>
        <w:t>‘L</w:t>
      </w:r>
      <w:r w:rsidR="00F677C7" w:rsidRPr="00881BB5">
        <w:rPr>
          <w:rFonts w:cs="Times New Roman"/>
          <w:szCs w:val="24"/>
        </w:rPr>
        <w:t xml:space="preserve">ocal controls’ refer to control turfs at transplant destination sites. </w:t>
      </w:r>
      <w:r w:rsidRPr="00881BB5">
        <w:rPr>
          <w:rFonts w:cs="Times New Roman"/>
          <w:szCs w:val="24"/>
        </w:rPr>
        <w:t xml:space="preserve">Vascular plant </w:t>
      </w:r>
      <w:r w:rsidR="001174CC" w:rsidRPr="00881BB5">
        <w:rPr>
          <w:rFonts w:cs="Times New Roman"/>
          <w:szCs w:val="24"/>
        </w:rPr>
        <w:t xml:space="preserve">turf community </w:t>
      </w:r>
      <w:r w:rsidRPr="00881BB5">
        <w:rPr>
          <w:rFonts w:cs="Times New Roman"/>
          <w:szCs w:val="24"/>
        </w:rPr>
        <w:t xml:space="preserve">censuses were undertaken in 2009 (before transplantation), 2011, 2012, and 2013, for a total of 928 </w:t>
      </w:r>
      <w:r w:rsidR="00771B53" w:rsidRPr="00881BB5">
        <w:rPr>
          <w:rFonts w:cs="Times New Roman"/>
          <w:szCs w:val="24"/>
        </w:rPr>
        <w:t>turf community</w:t>
      </w:r>
      <w:r w:rsidRPr="00881BB5">
        <w:rPr>
          <w:rFonts w:cs="Times New Roman"/>
          <w:szCs w:val="24"/>
        </w:rPr>
        <w:t xml:space="preserve"> time points (12 </w:t>
      </w:r>
      <w:r w:rsidR="00771B53" w:rsidRPr="00881BB5">
        <w:rPr>
          <w:rFonts w:cs="Times New Roman"/>
          <w:szCs w:val="24"/>
        </w:rPr>
        <w:t xml:space="preserve">turf </w:t>
      </w:r>
      <w:r w:rsidRPr="00881BB5">
        <w:rPr>
          <w:rFonts w:cs="Times New Roman"/>
          <w:szCs w:val="24"/>
        </w:rPr>
        <w:t xml:space="preserve">community time points were discarded due to physical damage to the turf). For each </w:t>
      </w:r>
      <w:r w:rsidR="001174CC" w:rsidRPr="00881BB5">
        <w:rPr>
          <w:rFonts w:cs="Times New Roman"/>
          <w:szCs w:val="24"/>
        </w:rPr>
        <w:t>turf</w:t>
      </w:r>
      <w:r w:rsidRPr="00881BB5">
        <w:rPr>
          <w:rFonts w:cs="Times New Roman"/>
          <w:szCs w:val="24"/>
        </w:rPr>
        <w:t xml:space="preserve"> census, percent cover of each species was estimated visually </w:t>
      </w:r>
      <w:r w:rsidRPr="00881BB5">
        <w:rPr>
          <w:rFonts w:cs="Times New Roman"/>
          <w:szCs w:val="24"/>
        </w:rPr>
        <w:lastRenderedPageBreak/>
        <w:t xml:space="preserve">with the aid of a </w:t>
      </w:r>
      <w:r w:rsidR="00314DA1" w:rsidRPr="00881BB5">
        <w:rPr>
          <w:rFonts w:cs="Times New Roman"/>
          <w:szCs w:val="24"/>
        </w:rPr>
        <w:t>5cm x 5</w:t>
      </w:r>
      <w:r w:rsidRPr="00881BB5">
        <w:rPr>
          <w:rFonts w:cs="Times New Roman"/>
          <w:szCs w:val="24"/>
        </w:rPr>
        <w:t>cm</w:t>
      </w:r>
      <w:r w:rsidR="00314DA1" w:rsidRPr="00881BB5">
        <w:rPr>
          <w:rFonts w:cs="Times New Roman"/>
          <w:szCs w:val="24"/>
        </w:rPr>
        <w:t xml:space="preserve"> </w:t>
      </w:r>
      <w:r w:rsidR="00650078" w:rsidRPr="00881BB5">
        <w:rPr>
          <w:rFonts w:cs="Times New Roman"/>
          <w:szCs w:val="24"/>
        </w:rPr>
        <w:t>grid.</w:t>
      </w:r>
      <w:r w:rsidRPr="00881BB5">
        <w:rPr>
          <w:rFonts w:cs="Times New Roman"/>
          <w:szCs w:val="24"/>
        </w:rPr>
        <w:t xml:space="preserve"> </w:t>
      </w:r>
      <w:r w:rsidR="00650078" w:rsidRPr="00881BB5">
        <w:rPr>
          <w:rFonts w:cs="Times New Roman"/>
          <w:szCs w:val="24"/>
        </w:rPr>
        <w:t xml:space="preserve">Given </w:t>
      </w:r>
      <w:r w:rsidRPr="00881BB5">
        <w:rPr>
          <w:rFonts w:cs="Times New Roman"/>
          <w:szCs w:val="24"/>
        </w:rPr>
        <w:t xml:space="preserve">bare patches and/or overlapping </w:t>
      </w:r>
      <w:r w:rsidR="00D022F3" w:rsidRPr="00881BB5">
        <w:rPr>
          <w:rFonts w:cs="Times New Roman"/>
          <w:szCs w:val="24"/>
        </w:rPr>
        <w:t>species covers</w:t>
      </w:r>
      <w:r w:rsidRPr="00881BB5">
        <w:rPr>
          <w:rFonts w:cs="Times New Roman"/>
          <w:szCs w:val="24"/>
        </w:rPr>
        <w:t xml:space="preserve">, net percent cover could </w:t>
      </w:r>
      <w:r w:rsidR="00634271" w:rsidRPr="00881BB5">
        <w:rPr>
          <w:rFonts w:cs="Times New Roman"/>
          <w:szCs w:val="24"/>
        </w:rPr>
        <w:t>fall below or above 100%.</w:t>
      </w:r>
    </w:p>
    <w:p w14:paraId="262A0B2A" w14:textId="77777777" w:rsidR="009E6D83" w:rsidRPr="00881BB5" w:rsidRDefault="009E6D83" w:rsidP="00F308F7">
      <w:pPr>
        <w:spacing w:line="480" w:lineRule="auto"/>
        <w:rPr>
          <w:rFonts w:cs="Times New Roman"/>
          <w:i/>
          <w:szCs w:val="24"/>
        </w:rPr>
      </w:pPr>
    </w:p>
    <w:p w14:paraId="433C660E" w14:textId="70F8E2D6" w:rsidR="002A393A" w:rsidRPr="00881BB5" w:rsidRDefault="00650078" w:rsidP="00F308F7">
      <w:pPr>
        <w:spacing w:line="480" w:lineRule="auto"/>
        <w:rPr>
          <w:rFonts w:cs="Times New Roman"/>
          <w:i/>
          <w:szCs w:val="24"/>
        </w:rPr>
      </w:pPr>
      <w:r w:rsidRPr="00881BB5">
        <w:rPr>
          <w:rFonts w:cs="Times New Roman"/>
          <w:b/>
          <w:szCs w:val="24"/>
        </w:rPr>
        <w:t>T</w:t>
      </w:r>
      <w:r w:rsidR="009E6D83" w:rsidRPr="00881BB5">
        <w:rPr>
          <w:rFonts w:cs="Times New Roman"/>
          <w:b/>
          <w:szCs w:val="24"/>
        </w:rPr>
        <w:t>rait data:</w:t>
      </w:r>
      <w:r w:rsidR="009E6D83" w:rsidRPr="00881BB5">
        <w:rPr>
          <w:rFonts w:cs="Times New Roman"/>
          <w:szCs w:val="24"/>
        </w:rPr>
        <w:t xml:space="preserve"> </w:t>
      </w:r>
      <w:r w:rsidR="006D170D" w:rsidRPr="00881BB5">
        <w:rPr>
          <w:rFonts w:cs="Times New Roman"/>
          <w:szCs w:val="24"/>
        </w:rPr>
        <w:t xml:space="preserve">We built a custom database containing values for up to </w:t>
      </w:r>
      <w:r w:rsidR="005B6EF1" w:rsidRPr="00881BB5">
        <w:rPr>
          <w:rFonts w:cs="Times New Roman"/>
          <w:szCs w:val="24"/>
        </w:rPr>
        <w:t>eight</w:t>
      </w:r>
      <w:r w:rsidR="006D170D" w:rsidRPr="00881BB5">
        <w:rPr>
          <w:rFonts w:cs="Times New Roman"/>
          <w:szCs w:val="24"/>
        </w:rPr>
        <w:t xml:space="preserve"> traits for the </w:t>
      </w:r>
      <w:r w:rsidR="00D022F3" w:rsidRPr="00881BB5">
        <w:rPr>
          <w:rFonts w:cs="Times New Roman"/>
          <w:szCs w:val="24"/>
        </w:rPr>
        <w:t>169</w:t>
      </w:r>
      <w:r w:rsidR="006D170D" w:rsidRPr="00881BB5">
        <w:rPr>
          <w:rFonts w:cs="Times New Roman"/>
          <w:szCs w:val="24"/>
        </w:rPr>
        <w:t xml:space="preserve"> species present in our </w:t>
      </w:r>
      <w:r w:rsidR="001174CC" w:rsidRPr="00881BB5">
        <w:rPr>
          <w:rFonts w:cs="Times New Roman"/>
          <w:szCs w:val="24"/>
        </w:rPr>
        <w:t>turf communities</w:t>
      </w:r>
      <w:r w:rsidR="004D21A2" w:rsidRPr="00881BB5">
        <w:rPr>
          <w:rFonts w:cs="Times New Roman"/>
          <w:szCs w:val="24"/>
        </w:rPr>
        <w:t xml:space="preserve"> from across the climate grid. Woody seedlings and unidentifiable individuals represented 1.1% total cover and were discarded. </w:t>
      </w:r>
      <w:del w:id="37" w:author="John Guittar" w:date="2016-03-28T23:00:00Z">
        <w:r w:rsidR="00D022F3" w:rsidRPr="00881BB5" w:rsidDel="00720002">
          <w:rPr>
            <w:rFonts w:cs="Times New Roman"/>
            <w:szCs w:val="24"/>
          </w:rPr>
          <w:delText>Eight</w:delText>
        </w:r>
        <w:r w:rsidR="006D170D" w:rsidRPr="00881BB5" w:rsidDel="00720002">
          <w:rPr>
            <w:rFonts w:cs="Times New Roman"/>
            <w:szCs w:val="24"/>
          </w:rPr>
          <w:delText xml:space="preserve"> </w:delText>
        </w:r>
        <w:r w:rsidR="00D022F3" w:rsidRPr="00881BB5" w:rsidDel="00720002">
          <w:rPr>
            <w:rFonts w:cs="Times New Roman"/>
            <w:szCs w:val="24"/>
          </w:rPr>
          <w:delText>species</w:delText>
        </w:r>
      </w:del>
      <w:del w:id="38" w:author="John Guittar" w:date="2016-03-28T22:52:00Z">
        <w:r w:rsidR="00D022F3" w:rsidRPr="00881BB5" w:rsidDel="00720002">
          <w:rPr>
            <w:rFonts w:cs="Times New Roman"/>
            <w:szCs w:val="24"/>
          </w:rPr>
          <w:delText xml:space="preserve"> </w:delText>
        </w:r>
      </w:del>
      <w:del w:id="39" w:author="John Guittar" w:date="2016-03-28T23:00:00Z">
        <w:r w:rsidR="004D21A2" w:rsidRPr="00881BB5" w:rsidDel="00720002">
          <w:rPr>
            <w:rFonts w:cs="Times New Roman"/>
            <w:szCs w:val="24"/>
          </w:rPr>
          <w:delText>were identifiable only to genus but</w:delText>
        </w:r>
        <w:r w:rsidR="006D170D" w:rsidRPr="00881BB5" w:rsidDel="00720002">
          <w:rPr>
            <w:rFonts w:cs="Times New Roman"/>
            <w:szCs w:val="24"/>
          </w:rPr>
          <w:delText xml:space="preserve"> treated as species in downstream analyses</w:delText>
        </w:r>
      </w:del>
      <w:del w:id="40" w:author="John Guittar" w:date="2016-03-28T22:59:00Z">
        <w:r w:rsidR="006D170D" w:rsidRPr="00881BB5" w:rsidDel="00720002">
          <w:rPr>
            <w:rFonts w:cs="Times New Roman"/>
            <w:szCs w:val="24"/>
          </w:rPr>
          <w:delText xml:space="preserve"> </w:delText>
        </w:r>
      </w:del>
      <w:r w:rsidR="00DF4431" w:rsidRPr="00881BB5">
        <w:rPr>
          <w:rFonts w:cs="Times New Roman"/>
          <w:szCs w:val="24"/>
        </w:rPr>
        <w:t xml:space="preserve">We used </w:t>
      </w:r>
      <w:r w:rsidR="005B6EF1" w:rsidRPr="00881BB5">
        <w:rPr>
          <w:rFonts w:cs="Times New Roman"/>
          <w:szCs w:val="24"/>
        </w:rPr>
        <w:t xml:space="preserve">four </w:t>
      </w:r>
      <w:r w:rsidRPr="00881BB5">
        <w:rPr>
          <w:rFonts w:cs="Times New Roman"/>
          <w:szCs w:val="24"/>
        </w:rPr>
        <w:t>common</w:t>
      </w:r>
      <w:r w:rsidR="00DF4431" w:rsidRPr="00881BB5">
        <w:rPr>
          <w:rFonts w:cs="Times New Roman"/>
          <w:szCs w:val="24"/>
        </w:rPr>
        <w:t xml:space="preserve"> traits: </w:t>
      </w:r>
      <w:r w:rsidR="006D170D" w:rsidRPr="00881BB5">
        <w:rPr>
          <w:rFonts w:cs="Times New Roman"/>
          <w:szCs w:val="24"/>
        </w:rPr>
        <w:t>leaf area (mm</w:t>
      </w:r>
      <w:r w:rsidR="006D170D" w:rsidRPr="00D66023">
        <w:rPr>
          <w:rFonts w:cs="Times New Roman"/>
          <w:szCs w:val="24"/>
          <w:vertAlign w:val="superscript"/>
        </w:rPr>
        <w:t>2</w:t>
      </w:r>
      <w:r w:rsidRPr="00881BB5">
        <w:rPr>
          <w:rFonts w:cs="Times New Roman"/>
          <w:szCs w:val="24"/>
        </w:rPr>
        <w:t>), s</w:t>
      </w:r>
      <w:r w:rsidR="006D170D" w:rsidRPr="00881BB5">
        <w:rPr>
          <w:rFonts w:cs="Times New Roman"/>
          <w:szCs w:val="24"/>
        </w:rPr>
        <w:t xml:space="preserve">pecific </w:t>
      </w:r>
      <w:r w:rsidRPr="00881BB5">
        <w:rPr>
          <w:rFonts w:cs="Times New Roman"/>
          <w:szCs w:val="24"/>
        </w:rPr>
        <w:t>l</w:t>
      </w:r>
      <w:r w:rsidR="006D170D" w:rsidRPr="00881BB5">
        <w:rPr>
          <w:rFonts w:cs="Times New Roman"/>
          <w:szCs w:val="24"/>
        </w:rPr>
        <w:t xml:space="preserve">eaf </w:t>
      </w:r>
      <w:r w:rsidRPr="00881BB5">
        <w:rPr>
          <w:rFonts w:cs="Times New Roman"/>
          <w:szCs w:val="24"/>
        </w:rPr>
        <w:t>a</w:t>
      </w:r>
      <w:r w:rsidR="006D170D" w:rsidRPr="00881BB5">
        <w:rPr>
          <w:rFonts w:cs="Times New Roman"/>
          <w:szCs w:val="24"/>
        </w:rPr>
        <w:t>rea (SLA) (m</w:t>
      </w:r>
      <w:r w:rsidR="006D170D" w:rsidRPr="00D66023">
        <w:rPr>
          <w:rFonts w:cs="Times New Roman"/>
          <w:szCs w:val="24"/>
          <w:vertAlign w:val="superscript"/>
        </w:rPr>
        <w:t>2</w:t>
      </w:r>
      <w:r w:rsidR="006D170D" w:rsidRPr="00881BB5">
        <w:rPr>
          <w:rFonts w:cs="Times New Roman"/>
          <w:szCs w:val="24"/>
        </w:rPr>
        <w:t>/kg</w:t>
      </w:r>
      <w:r w:rsidR="006D170D" w:rsidRPr="00D66023">
        <w:rPr>
          <w:rFonts w:cs="Times New Roman"/>
          <w:szCs w:val="24"/>
          <w:vertAlign w:val="superscript"/>
        </w:rPr>
        <w:t>-1</w:t>
      </w:r>
      <w:r w:rsidR="006D170D" w:rsidRPr="00881BB5">
        <w:rPr>
          <w:rFonts w:cs="Times New Roman"/>
          <w:szCs w:val="24"/>
        </w:rPr>
        <w:t xml:space="preserve">), maximum potential </w:t>
      </w:r>
      <w:r w:rsidR="007B6C19" w:rsidRPr="00881BB5">
        <w:rPr>
          <w:rFonts w:cs="Times New Roman"/>
          <w:szCs w:val="24"/>
        </w:rPr>
        <w:t>canopy height (m),</w:t>
      </w:r>
      <w:r w:rsidR="006D170D" w:rsidRPr="00881BB5">
        <w:rPr>
          <w:rFonts w:cs="Times New Roman"/>
          <w:szCs w:val="24"/>
        </w:rPr>
        <w:t xml:space="preserve"> </w:t>
      </w:r>
      <w:r w:rsidR="00DF4431" w:rsidRPr="00881BB5">
        <w:rPr>
          <w:rFonts w:cs="Times New Roman"/>
          <w:szCs w:val="24"/>
        </w:rPr>
        <w:t xml:space="preserve">and </w:t>
      </w:r>
      <w:r w:rsidR="006D170D" w:rsidRPr="00881BB5">
        <w:rPr>
          <w:rFonts w:cs="Times New Roman"/>
          <w:szCs w:val="24"/>
        </w:rPr>
        <w:t>seed mass (mg)</w:t>
      </w:r>
      <w:r w:rsidR="00DF4431" w:rsidRPr="00881BB5">
        <w:rPr>
          <w:rFonts w:cs="Times New Roman"/>
          <w:szCs w:val="24"/>
        </w:rPr>
        <w:t>, and four traits relating to clonal growth strategy:</w:t>
      </w:r>
      <w:r w:rsidR="00995847" w:rsidRPr="00881BB5">
        <w:rPr>
          <w:rFonts w:cs="Times New Roman"/>
          <w:szCs w:val="24"/>
        </w:rPr>
        <w:t xml:space="preserve"> number of offspring per parent </w:t>
      </w:r>
      <w:ins w:id="41" w:author="John Guittar" w:date="2016-03-28T23:06:00Z">
        <w:r w:rsidR="00903586">
          <w:rPr>
            <w:rFonts w:cs="Times New Roman"/>
            <w:szCs w:val="24"/>
          </w:rPr>
          <w:t xml:space="preserve">per year </w:t>
        </w:r>
      </w:ins>
      <w:r w:rsidR="00995847" w:rsidRPr="00881BB5">
        <w:rPr>
          <w:rFonts w:cs="Times New Roman"/>
          <w:szCs w:val="24"/>
        </w:rPr>
        <w:t>(1 or ≥ 2), persistence of plant-offspring connection (&lt; 2 years or ≥ 2 years), rate of lateral spread (≤ 1 cm</w:t>
      </w:r>
      <w:r w:rsidR="00F677C7" w:rsidRPr="00881BB5">
        <w:rPr>
          <w:rFonts w:cs="Times New Roman"/>
          <w:szCs w:val="24"/>
        </w:rPr>
        <w:t>/yr</w:t>
      </w:r>
      <w:r w:rsidR="00995847" w:rsidRPr="00881BB5">
        <w:rPr>
          <w:rFonts w:cs="Times New Roman"/>
          <w:szCs w:val="24"/>
        </w:rPr>
        <w:t xml:space="preserve"> or &gt; 1 cm</w:t>
      </w:r>
      <w:r w:rsidR="00F677C7" w:rsidRPr="00881BB5">
        <w:rPr>
          <w:rFonts w:cs="Times New Roman"/>
          <w:szCs w:val="24"/>
        </w:rPr>
        <w:t>/yr</w:t>
      </w:r>
      <w:r w:rsidR="00995847" w:rsidRPr="00881BB5">
        <w:rPr>
          <w:rFonts w:cs="Times New Roman"/>
          <w:szCs w:val="24"/>
        </w:rPr>
        <w:t>)</w:t>
      </w:r>
      <w:r w:rsidR="00D66023">
        <w:rPr>
          <w:rFonts w:cs="Times New Roman"/>
          <w:szCs w:val="24"/>
        </w:rPr>
        <w:t>, and</w:t>
      </w:r>
      <w:r w:rsidR="00995847" w:rsidRPr="00881BB5">
        <w:rPr>
          <w:rFonts w:cs="Times New Roman"/>
          <w:szCs w:val="24"/>
        </w:rPr>
        <w:t xml:space="preserve"> bud number, i.e. the number of aboveground and belowground dormant meristems per ram</w:t>
      </w:r>
      <w:r w:rsidR="00DF4431" w:rsidRPr="00881BB5">
        <w:rPr>
          <w:rFonts w:cs="Times New Roman"/>
          <w:szCs w:val="24"/>
        </w:rPr>
        <w:t>et</w:t>
      </w:r>
      <w:r w:rsidR="006D170D" w:rsidRPr="00881BB5">
        <w:rPr>
          <w:rFonts w:cs="Times New Roman"/>
          <w:szCs w:val="24"/>
        </w:rPr>
        <w:t>. Leaf area and SLA were estimated using a combination of field data and data from the LEDA online trait database (Kleyer et al. 2008). Our field data derive from ~1200 leaves collected in the summer of 2012</w:t>
      </w:r>
      <w:r w:rsidR="00777E63" w:rsidRPr="00881BB5">
        <w:rPr>
          <w:rFonts w:cs="Times New Roman"/>
          <w:szCs w:val="24"/>
        </w:rPr>
        <w:t xml:space="preserve"> for which SLA and leaf area were </w:t>
      </w:r>
      <w:r w:rsidR="00771B53" w:rsidRPr="00881BB5">
        <w:rPr>
          <w:rFonts w:cs="Times New Roman"/>
          <w:szCs w:val="24"/>
        </w:rPr>
        <w:t>calculated</w:t>
      </w:r>
      <w:r w:rsidR="00777E63" w:rsidRPr="00881BB5">
        <w:rPr>
          <w:rFonts w:cs="Times New Roman"/>
          <w:szCs w:val="24"/>
        </w:rPr>
        <w:t xml:space="preserve"> using established protocol</w:t>
      </w:r>
      <w:r w:rsidRPr="00881BB5">
        <w:rPr>
          <w:rFonts w:cs="Times New Roman"/>
          <w:szCs w:val="24"/>
        </w:rPr>
        <w:t>s</w:t>
      </w:r>
      <w:r w:rsidR="006D170D" w:rsidRPr="00881BB5">
        <w:rPr>
          <w:rFonts w:cs="Times New Roman"/>
          <w:szCs w:val="24"/>
        </w:rPr>
        <w:t xml:space="preserve"> </w:t>
      </w:r>
      <w:r w:rsidR="006D170D" w:rsidRPr="00881BB5">
        <w:rPr>
          <w:rFonts w:cs="Times New Roman"/>
          <w:szCs w:val="24"/>
        </w:rPr>
        <w:fldChar w:fldCharType="begin" w:fldLock="1"/>
      </w:r>
      <w:r w:rsidR="009D72CE" w:rsidRPr="00881BB5">
        <w:rPr>
          <w:rFonts w:cs="Times New Roman"/>
          <w:szCs w:val="24"/>
        </w:rPr>
        <w:instrText>ADDIN CSL_CITATION { "citationItems" : [ { "id" : "ITEM-1", "itemData" : { "author" : [ { "dropping-particle" : "", "family" : "Cornelissen", "given" : "JHC", "non-dropping-particle" : "", "parse-names" : false, "suffix" : "" }, { "dropping-particle" : "", "family" : "Lavorel", "given" : "S", "non-dropping-particle" : "", "parse-names" : false, "suffix" : "" }, { "dropping-particle" : "", "family" : "Garnier", "given" : "E", "non-dropping-particle" : "", "parse-names" : false, "suffix" : "" }, { "dropping-particle" : "", "family" : "D\u00edaz", "given" : "S", "non-dropping-particle" : "", "parse-names" : false, "suffix" : "" }, { "dropping-particle" : "", "family" : "Buchmann", "given" : "", "non-dropping-particle" : "", "parse-names" : false, "suffix" : "" }, { "dropping-particle" : "", "family" : "Gurvich", "given" : "DE", "non-dropping-particle" : "", "parse-names" : false, "suffix" : "" }, { "dropping-particle" : "", "family" : "Reich", "given" : "PB", "non-dropping-particle" : "", "parse-names" : false, "suffix" : "" }, { "dropping-particle" : "ter", "family" : "Steege", "given" : "H", "non-dropping-particle" : "", "parse-names" : false, "suffix" : "" }, { "dropping-particle" : "", "family" : "HD", "given" : "Morgan", "non-dropping-particle" : "", "parse-names" : false, "suffix" : "" }, { "dropping-particle" : "", "family" : "Heijden", "given" : "MGA", "non-dropping-particle" : "Van Der", "parse-names" : false, "suffix" : "" }, { "dropping-particle" : "", "family" : "Pausas", "given" : "JG", "non-dropping-particle" : "", "parse-names" : false, "suffix" : "" }, { "dropping-particle" : "", "family" : "Poorter", "given" : "H", "non-dropping-particle" : "", "parse-names" : false, "suffix" : "" } ], "container-title" : "Australian Journal of Botany", "id" : "ITEM-1", "issued" : { "date-parts" : [ [ "2003" ] ] }, "page" : "335-380", "title" : "A handbook of protocols for standardised and easy measurement of plant functional traits worldwide", "type" : "article-journal", "volume" : "51" }, "uris" : [ "http://www.mendeley.com/documents/?uuid=72cf1522-876d-4372-8f82-2efd9625fbfb" ] } ], "mendeley" : { "formattedCitation" : "(Cornelissen et al. 2003)", "plainTextFormattedCitation" : "(Cornelissen et al. 2003)", "previouslyFormattedCitation" : "(Cornelissen et al. 2003)" }, "properties" : { "noteIndex" : 0 }, "schema" : "https://github.com/citation-style-language/schema/raw/master/csl-citation.json" }</w:instrText>
      </w:r>
      <w:r w:rsidR="006D170D" w:rsidRPr="00881BB5">
        <w:rPr>
          <w:rFonts w:cs="Times New Roman"/>
          <w:szCs w:val="24"/>
        </w:rPr>
        <w:fldChar w:fldCharType="separate"/>
      </w:r>
      <w:r w:rsidR="00FA43D4" w:rsidRPr="00881BB5">
        <w:rPr>
          <w:rFonts w:cs="Times New Roman"/>
          <w:noProof/>
          <w:szCs w:val="24"/>
        </w:rPr>
        <w:t>(Cornelissen et al. 2003)</w:t>
      </w:r>
      <w:r w:rsidR="006D170D" w:rsidRPr="00881BB5">
        <w:rPr>
          <w:rFonts w:cs="Times New Roman"/>
          <w:szCs w:val="24"/>
        </w:rPr>
        <w:fldChar w:fldCharType="end"/>
      </w:r>
      <w:r w:rsidR="006D170D" w:rsidRPr="00881BB5">
        <w:rPr>
          <w:rFonts w:cs="Times New Roman"/>
          <w:szCs w:val="24"/>
        </w:rPr>
        <w:t xml:space="preserve">. Maximum potential height data were mined from </w:t>
      </w:r>
      <w:r w:rsidR="00EC4163" w:rsidRPr="00881BB5">
        <w:rPr>
          <w:rFonts w:cs="Times New Roman"/>
          <w:szCs w:val="24"/>
        </w:rPr>
        <w:fldChar w:fldCharType="begin" w:fldLock="1"/>
      </w:r>
      <w:r w:rsidR="0037480B" w:rsidRPr="00881BB5">
        <w:rPr>
          <w:rFonts w:cs="Times New Roman"/>
          <w:szCs w:val="24"/>
        </w:rPr>
        <w:instrText>ADDIN CSL_CITATION { "citationItems" : [ { "id" : "ITEM-1", "itemData" : { "author" : [ { "dropping-particle" : "", "family" : "Lid", "given" : "Johannes", "non-dropping-particle" : "", "parse-names" : false, "suffix" : "" }, { "dropping-particle" : "", "family" : "Lid", "given" : "Dagny Tande", "non-dropping-particle" : "", "parse-names" : false, "suffix" : "" } ], "id" : "ITEM-1", "issued" : { "date-parts" : [ [ "2007" ] ] }, "publisher" : "Det Norske Samlaget", "title" : "Norsk flora.", "type" : "book" }, "uris" : [ "http://www.mendeley.com/documents/?uuid=9378a5eb-90dc-469f-8997-030733d24595" ] } ], "mendeley" : { "formattedCitation" : "(Lid and Lid 2007)", "manualFormatting" : "Lid and Lid (2007)", "plainTextFormattedCitation" : "(Lid and Lid 2007)", "previouslyFormattedCitation" : "(Lid and Lid 2007)" }, "properties" : { "noteIndex" : 0 }, "schema" : "https://github.com/citation-style-language/schema/raw/master/csl-citation.json" }</w:instrText>
      </w:r>
      <w:r w:rsidR="00EC4163" w:rsidRPr="00881BB5">
        <w:rPr>
          <w:rFonts w:cs="Times New Roman"/>
          <w:szCs w:val="24"/>
        </w:rPr>
        <w:fldChar w:fldCharType="separate"/>
      </w:r>
      <w:r w:rsidR="0037480B" w:rsidRPr="00881BB5">
        <w:rPr>
          <w:rFonts w:cs="Times New Roman"/>
          <w:noProof/>
          <w:szCs w:val="24"/>
        </w:rPr>
        <w:t>Lid and Lid (2007)</w:t>
      </w:r>
      <w:r w:rsidR="00EC4163" w:rsidRPr="00881BB5">
        <w:rPr>
          <w:rFonts w:cs="Times New Roman"/>
          <w:szCs w:val="24"/>
        </w:rPr>
        <w:fldChar w:fldCharType="end"/>
      </w:r>
      <w:r w:rsidR="006D170D" w:rsidRPr="00881BB5">
        <w:rPr>
          <w:rFonts w:cs="Times New Roman"/>
          <w:szCs w:val="24"/>
        </w:rPr>
        <w:t xml:space="preserve">. We drew seed mass data from the Seed Information Database (SID) </w:t>
      </w:r>
      <w:r w:rsidR="006D170D" w:rsidRPr="00881BB5">
        <w:rPr>
          <w:rFonts w:cs="Times New Roman"/>
          <w:szCs w:val="24"/>
        </w:rPr>
        <w:fldChar w:fldCharType="begin" w:fldLock="1"/>
      </w:r>
      <w:r w:rsidR="006D170D" w:rsidRPr="00881BB5">
        <w:rPr>
          <w:rFonts w:cs="Times New Roman"/>
          <w:szCs w:val="24"/>
        </w:rPr>
        <w:instrText>ADDIN CSL_CITATION { "citationItems" : [ { "id" : "ITEM-1", "itemData" : { "author" : [ { "dropping-particle" : "", "family" : "Royal Botanic Gardens Kew", "given" : "", "non-dropping-particle" : "", "parse-names" : false, "suffix" : "" } ], "id" : "ITEM-1", "issued" : { "date-parts" : [ [ "2014" ] ] }, "title" : "Seed Information Database (SID)", "type" : "article-journal" }, "uris" : [ "http://www.mendeley.com/documents/?uuid=8f97053f-f501-4ea2-b512-98ae437ff3ba" ] } ], "mendeley" : { "formattedCitation" : "(Royal Botanic Gardens Kew 2014)", "plainTextFormattedCitation" : "(Royal Botanic Gardens Kew 2014)", "previouslyFormattedCitation" : "(Royal Botanic Gardens Kew 2014)" }, "properties" : { "noteIndex" : 0 }, "schema" : "https://github.com/citation-style-language/schema/raw/master/csl-citation.json" }</w:instrText>
      </w:r>
      <w:r w:rsidR="006D170D" w:rsidRPr="00881BB5">
        <w:rPr>
          <w:rFonts w:cs="Times New Roman"/>
          <w:szCs w:val="24"/>
        </w:rPr>
        <w:fldChar w:fldCharType="separate"/>
      </w:r>
      <w:r w:rsidR="006D170D" w:rsidRPr="00881BB5">
        <w:rPr>
          <w:rFonts w:cs="Times New Roman"/>
          <w:noProof/>
          <w:szCs w:val="24"/>
        </w:rPr>
        <w:t>(Royal Botanic Gardens Kew 2014)</w:t>
      </w:r>
      <w:r w:rsidR="006D170D" w:rsidRPr="00881BB5">
        <w:rPr>
          <w:rFonts w:cs="Times New Roman"/>
          <w:szCs w:val="24"/>
        </w:rPr>
        <w:fldChar w:fldCharType="end"/>
      </w:r>
      <w:r w:rsidR="006D170D" w:rsidRPr="00881BB5">
        <w:rPr>
          <w:rFonts w:cs="Times New Roman"/>
          <w:szCs w:val="24"/>
        </w:rPr>
        <w:t xml:space="preserve">. All </w:t>
      </w:r>
      <w:r w:rsidR="008501D4" w:rsidRPr="00881BB5">
        <w:rPr>
          <w:rFonts w:cs="Times New Roman"/>
          <w:szCs w:val="24"/>
        </w:rPr>
        <w:t xml:space="preserve">continuous </w:t>
      </w:r>
      <w:r w:rsidR="006D170D" w:rsidRPr="00881BB5">
        <w:rPr>
          <w:rFonts w:cs="Times New Roman"/>
          <w:szCs w:val="24"/>
        </w:rPr>
        <w:t xml:space="preserve">trait values were log-transformed. </w:t>
      </w:r>
      <w:r w:rsidR="00DF4431" w:rsidRPr="00881BB5">
        <w:rPr>
          <w:rFonts w:cs="Times New Roman"/>
          <w:szCs w:val="24"/>
        </w:rPr>
        <w:t xml:space="preserve">Clonal trait data were extracted from the CLO-PLA database </w:t>
      </w:r>
      <w:r w:rsidR="00DF4431" w:rsidRPr="00881BB5">
        <w:rPr>
          <w:rFonts w:cs="Times New Roman"/>
          <w:szCs w:val="24"/>
        </w:rPr>
        <w:fldChar w:fldCharType="begin" w:fldLock="1"/>
      </w:r>
      <w:r w:rsidR="00051E70">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4431" w:rsidRPr="00881BB5">
        <w:rPr>
          <w:rFonts w:cs="Times New Roman"/>
          <w:szCs w:val="24"/>
        </w:rPr>
        <w:fldChar w:fldCharType="separate"/>
      </w:r>
      <w:r w:rsidR="00EC57AF" w:rsidRPr="00EC57AF">
        <w:rPr>
          <w:rFonts w:cs="Times New Roman"/>
          <w:noProof/>
          <w:szCs w:val="24"/>
        </w:rPr>
        <w:t>(Klimešová and Bello 2009)</w:t>
      </w:r>
      <w:r w:rsidR="00DF4431" w:rsidRPr="00881BB5">
        <w:rPr>
          <w:rFonts w:cs="Times New Roman"/>
          <w:szCs w:val="24"/>
        </w:rPr>
        <w:fldChar w:fldCharType="end"/>
      </w:r>
      <w:r w:rsidR="00DF4431" w:rsidRPr="00881BB5">
        <w:rPr>
          <w:rFonts w:cs="Times New Roman"/>
          <w:szCs w:val="24"/>
        </w:rPr>
        <w:t xml:space="preserve"> and</w:t>
      </w:r>
      <w:r w:rsidR="008501D4" w:rsidRPr="00881BB5">
        <w:rPr>
          <w:rFonts w:cs="Times New Roman"/>
          <w:szCs w:val="24"/>
        </w:rPr>
        <w:t xml:space="preserve">, except for bud number, </w:t>
      </w:r>
      <w:r w:rsidR="00DF4431" w:rsidRPr="00881BB5">
        <w:rPr>
          <w:rFonts w:cs="Times New Roman"/>
          <w:szCs w:val="24"/>
        </w:rPr>
        <w:t xml:space="preserve">transformed from categorical to binary metrics to simplify statistical analysis. </w:t>
      </w:r>
      <w:r w:rsidR="00D66023">
        <w:rPr>
          <w:rFonts w:cs="Times New Roman"/>
          <w:szCs w:val="24"/>
        </w:rPr>
        <w:t xml:space="preserve">For bud number, </w:t>
      </w:r>
      <w:r w:rsidR="00D66023" w:rsidRPr="00881BB5">
        <w:rPr>
          <w:rFonts w:cs="Times New Roman"/>
          <w:szCs w:val="24"/>
        </w:rPr>
        <w:t>each species was assigned a score o</w:t>
      </w:r>
      <w:r w:rsidR="00D66023">
        <w:rPr>
          <w:rFonts w:cs="Times New Roman"/>
          <w:szCs w:val="24"/>
        </w:rPr>
        <w:t>f 0</w:t>
      </w:r>
      <w:r w:rsidR="00D66023" w:rsidRPr="00881BB5">
        <w:rPr>
          <w:rFonts w:cs="Times New Roman"/>
          <w:szCs w:val="24"/>
        </w:rPr>
        <w:t xml:space="preserve"> (no buds) to 8 (dozens of buds)</w:t>
      </w:r>
      <w:r w:rsidR="00D66023">
        <w:rPr>
          <w:rFonts w:cs="Times New Roman"/>
          <w:szCs w:val="24"/>
        </w:rPr>
        <w:t xml:space="preserve"> based on bud number estimates from </w:t>
      </w:r>
      <w:r w:rsidR="00D66023">
        <w:rPr>
          <w:rFonts w:cs="Times New Roman"/>
          <w:szCs w:val="24"/>
        </w:rPr>
        <w:fldChar w:fldCharType="begin" w:fldLock="1"/>
      </w:r>
      <w:r w:rsidR="00D66023">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"manualFormatting"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66023">
        <w:rPr>
          <w:rFonts w:cs="Times New Roman"/>
          <w:szCs w:val="24"/>
        </w:rPr>
        <w:fldChar w:fldCharType="separate"/>
      </w:r>
      <w:r w:rsidR="00D66023" w:rsidRPr="00D66023">
        <w:rPr>
          <w:rFonts w:cs="Times New Roman"/>
          <w:noProof/>
          <w:szCs w:val="24"/>
        </w:rPr>
        <w:t xml:space="preserve">Klimešová and Bello </w:t>
      </w:r>
      <w:r w:rsidR="00D66023">
        <w:rPr>
          <w:rFonts w:cs="Times New Roman"/>
          <w:noProof/>
          <w:szCs w:val="24"/>
        </w:rPr>
        <w:t>(</w:t>
      </w:r>
      <w:r w:rsidR="00D66023" w:rsidRPr="00D66023">
        <w:rPr>
          <w:rFonts w:cs="Times New Roman"/>
          <w:noProof/>
          <w:szCs w:val="24"/>
        </w:rPr>
        <w:t>2009)</w:t>
      </w:r>
      <w:r w:rsidR="00D66023">
        <w:rPr>
          <w:rFonts w:cs="Times New Roman"/>
          <w:szCs w:val="24"/>
        </w:rPr>
        <w:fldChar w:fldCharType="end"/>
      </w:r>
      <w:r w:rsidR="00D66023">
        <w:rPr>
          <w:rFonts w:cs="Times New Roman"/>
          <w:szCs w:val="24"/>
        </w:rPr>
        <w:t xml:space="preserve">. </w:t>
      </w:r>
      <w:r w:rsidR="00771B53" w:rsidRPr="00881BB5">
        <w:rPr>
          <w:rFonts w:cs="Times New Roman"/>
          <w:szCs w:val="24"/>
        </w:rPr>
        <w:t xml:space="preserve">Data </w:t>
      </w:r>
      <w:r w:rsidRPr="00881BB5">
        <w:rPr>
          <w:rFonts w:cs="Times New Roman"/>
          <w:szCs w:val="24"/>
        </w:rPr>
        <w:t>on</w:t>
      </w:r>
      <w:r w:rsidR="002A393A" w:rsidRPr="00881BB5">
        <w:rPr>
          <w:rFonts w:cs="Times New Roman"/>
          <w:szCs w:val="24"/>
        </w:rPr>
        <w:t xml:space="preserve"> individual traits represented 140 - 164 species (84% - 99% of total cover). </w:t>
      </w:r>
      <w:ins w:id="42" w:author="John Guittar" w:date="2016-03-28T23:01:00Z">
        <w:r w:rsidR="00720002" w:rsidRPr="00881BB5">
          <w:rPr>
            <w:rFonts w:cs="Times New Roman"/>
            <w:szCs w:val="24"/>
          </w:rPr>
          <w:t>Eight species</w:t>
        </w:r>
        <w:r w:rsidR="00720002">
          <w:rPr>
            <w:rFonts w:cs="Times New Roman"/>
            <w:szCs w:val="24"/>
          </w:rPr>
          <w:t xml:space="preserve">, representing 3.9 % total cover, </w:t>
        </w:r>
        <w:r w:rsidR="00720002" w:rsidRPr="00881BB5">
          <w:rPr>
            <w:rFonts w:cs="Times New Roman"/>
            <w:szCs w:val="24"/>
          </w:rPr>
          <w:t xml:space="preserve">were identifiable only to genus but treated as species in </w:t>
        </w:r>
        <w:r w:rsidR="00720002" w:rsidRPr="00881BB5">
          <w:rPr>
            <w:rFonts w:cs="Times New Roman"/>
            <w:szCs w:val="24"/>
          </w:rPr>
          <w:lastRenderedPageBreak/>
          <w:t>downstream analyses</w:t>
        </w:r>
        <w:r w:rsidR="00720002">
          <w:rPr>
            <w:rFonts w:cs="Times New Roman"/>
            <w:szCs w:val="24"/>
          </w:rPr>
          <w:t>; for these species, trait values were taken from our field measurements (SLA, leaf</w:t>
        </w:r>
      </w:ins>
      <w:ins w:id="43" w:author="John Guittar" w:date="2016-03-28T23:03:00Z">
        <w:r w:rsidR="00903586">
          <w:rPr>
            <w:rFonts w:cs="Times New Roman"/>
            <w:szCs w:val="24"/>
          </w:rPr>
          <w:t xml:space="preserve"> </w:t>
        </w:r>
      </w:ins>
      <w:ins w:id="44" w:author="John Guittar" w:date="2016-03-28T23:01:00Z">
        <w:r w:rsidR="00720002">
          <w:rPr>
            <w:rFonts w:cs="Times New Roman"/>
            <w:szCs w:val="24"/>
          </w:rPr>
          <w:t>area)</w:t>
        </w:r>
      </w:ins>
      <w:ins w:id="45" w:author="John Guittar" w:date="2016-03-28T23:02:00Z">
        <w:r w:rsidR="00720002">
          <w:rPr>
            <w:rFonts w:cs="Times New Roman"/>
            <w:szCs w:val="24"/>
          </w:rPr>
          <w:t>,</w:t>
        </w:r>
      </w:ins>
      <w:ins w:id="46" w:author="John Guittar" w:date="2016-03-28T23:01:00Z">
        <w:r w:rsidR="00720002">
          <w:rPr>
            <w:rFonts w:cs="Times New Roman"/>
            <w:szCs w:val="24"/>
          </w:rPr>
          <w:t xml:space="preserve"> estimated by taking the </w:t>
        </w:r>
      </w:ins>
      <w:ins w:id="47" w:author="John Guittar" w:date="2016-03-28T23:05:00Z">
        <w:r w:rsidR="00903586">
          <w:rPr>
            <w:rFonts w:cs="Times New Roman"/>
            <w:szCs w:val="24"/>
          </w:rPr>
          <w:t>median</w:t>
        </w:r>
      </w:ins>
      <w:ins w:id="48" w:author="John Guittar" w:date="2016-03-28T23:01:00Z">
        <w:r w:rsidR="00720002">
          <w:rPr>
            <w:rFonts w:cs="Times New Roman"/>
            <w:szCs w:val="24"/>
          </w:rPr>
          <w:t xml:space="preserve"> trait values of lo</w:t>
        </w:r>
        <w:r w:rsidR="00903586">
          <w:rPr>
            <w:rFonts w:cs="Times New Roman"/>
            <w:szCs w:val="24"/>
          </w:rPr>
          <w:t>cally-present congeners (seed</w:t>
        </w:r>
      </w:ins>
      <w:ins w:id="49" w:author="John Guittar" w:date="2016-03-28T23:03:00Z">
        <w:r w:rsidR="00903586">
          <w:rPr>
            <w:rFonts w:cs="Times New Roman"/>
            <w:szCs w:val="24"/>
          </w:rPr>
          <w:t xml:space="preserve"> mass, maximum height</w:t>
        </w:r>
      </w:ins>
      <w:ins w:id="50" w:author="John Guittar" w:date="2016-03-28T23:06:00Z">
        <w:r w:rsidR="00903586">
          <w:rPr>
            <w:rFonts w:cs="Times New Roman"/>
            <w:szCs w:val="24"/>
          </w:rPr>
          <w:t>, clonal traits</w:t>
        </w:r>
      </w:ins>
      <w:ins w:id="51" w:author="John Guittar" w:date="2016-03-28T23:01:00Z">
        <w:r w:rsidR="00720002">
          <w:rPr>
            <w:rFonts w:cs="Times New Roman"/>
            <w:szCs w:val="24"/>
          </w:rPr>
          <w:t>)</w:t>
        </w:r>
      </w:ins>
      <w:ins w:id="52" w:author="John Guittar" w:date="2016-03-28T23:02:00Z">
        <w:r w:rsidR="00720002">
          <w:rPr>
            <w:rFonts w:cs="Times New Roman"/>
            <w:szCs w:val="24"/>
          </w:rPr>
          <w:t>, or left blank</w:t>
        </w:r>
      </w:ins>
      <w:ins w:id="53" w:author="John Guittar" w:date="2016-03-28T23:01:00Z">
        <w:r w:rsidR="00720002">
          <w:rPr>
            <w:rFonts w:cs="Times New Roman"/>
            <w:szCs w:val="24"/>
          </w:rPr>
          <w:t xml:space="preserve">. </w:t>
        </w:r>
      </w:ins>
      <w:r w:rsidR="00E808B0" w:rsidRPr="00881BB5">
        <w:rPr>
          <w:rFonts w:cs="Times New Roman"/>
          <w:szCs w:val="24"/>
        </w:rPr>
        <w:t xml:space="preserve">Species lists and trait values </w:t>
      </w:r>
      <w:r w:rsidR="00D71DCF" w:rsidRPr="00881BB5">
        <w:rPr>
          <w:rFonts w:cs="Times New Roman"/>
          <w:iCs/>
          <w:szCs w:val="24"/>
        </w:rPr>
        <w:t>are available on Dryad (</w:t>
      </w:r>
      <w:r w:rsidR="00D71DCF" w:rsidRPr="00881BB5">
        <w:rPr>
          <w:rFonts w:cs="Times New Roman"/>
          <w:i/>
          <w:iCs/>
          <w:szCs w:val="24"/>
        </w:rPr>
        <w:t>pending</w:t>
      </w:r>
      <w:r w:rsidR="00D71DCF" w:rsidRPr="00881BB5">
        <w:rPr>
          <w:rFonts w:cs="Times New Roman"/>
          <w:iCs/>
          <w:szCs w:val="24"/>
        </w:rPr>
        <w:t>)</w:t>
      </w:r>
      <w:r w:rsidR="006D170D" w:rsidRPr="00881BB5">
        <w:rPr>
          <w:rFonts w:cs="Times New Roman"/>
          <w:iCs/>
          <w:szCs w:val="24"/>
        </w:rPr>
        <w:t>.</w:t>
      </w:r>
      <w:bookmarkStart w:id="54" w:name="FigureSPECIESCORRreturn"/>
      <w:r w:rsidR="006D170D" w:rsidRPr="00881BB5">
        <w:rPr>
          <w:rFonts w:cs="Times New Roman"/>
          <w:iCs/>
          <w:szCs w:val="24"/>
        </w:rPr>
        <w:t xml:space="preserve"> Species-level and community-level trait correlatio</w:t>
      </w:r>
      <w:r w:rsidR="00D71DCF" w:rsidRPr="00881BB5">
        <w:rPr>
          <w:rFonts w:cs="Times New Roman"/>
          <w:iCs/>
          <w:szCs w:val="24"/>
        </w:rPr>
        <w:t>ns were relatively low (</w:t>
      </w:r>
      <w:r w:rsidR="005A7B66">
        <w:rPr>
          <w:rFonts w:cs="Times New Roman"/>
          <w:iCs/>
          <w:szCs w:val="24"/>
        </w:rPr>
        <w:t>Appendix A</w:t>
      </w:r>
      <w:r w:rsidR="006D170D" w:rsidRPr="00881BB5">
        <w:rPr>
          <w:rFonts w:cs="Times New Roman"/>
          <w:iCs/>
          <w:szCs w:val="24"/>
        </w:rPr>
        <w:t>)</w:t>
      </w:r>
      <w:r w:rsidR="00A86705" w:rsidRPr="00881BB5">
        <w:rPr>
          <w:rFonts w:cs="Times New Roman"/>
          <w:iCs/>
          <w:szCs w:val="24"/>
        </w:rPr>
        <w:t xml:space="preserve"> and thus </w:t>
      </w:r>
      <w:ins w:id="55" w:author="John Guittar" w:date="2016-03-28T23:08:00Z">
        <w:r w:rsidR="00903586">
          <w:rPr>
            <w:rFonts w:cs="Times New Roman"/>
            <w:iCs/>
            <w:szCs w:val="24"/>
          </w:rPr>
          <w:t>trait-based responses can be interpreted as independent re</w:t>
        </w:r>
      </w:ins>
      <w:ins w:id="56" w:author="John Guittar" w:date="2016-03-28T23:09:00Z">
        <w:r w:rsidR="00903586">
          <w:rPr>
            <w:rFonts w:cs="Times New Roman"/>
            <w:iCs/>
            <w:szCs w:val="24"/>
          </w:rPr>
          <w:t>sults.</w:t>
        </w:r>
      </w:ins>
      <w:del w:id="57" w:author="John Guittar" w:date="2016-03-28T23:09:00Z">
        <w:r w:rsidR="00F677C7" w:rsidRPr="00881BB5" w:rsidDel="00903586">
          <w:rPr>
            <w:rFonts w:cs="Times New Roman"/>
            <w:iCs/>
            <w:szCs w:val="24"/>
          </w:rPr>
          <w:delText xml:space="preserve">we treated traits </w:delText>
        </w:r>
      </w:del>
      <w:del w:id="58" w:author="John Guittar" w:date="2016-03-28T23:08:00Z">
        <w:r w:rsidR="00F677C7" w:rsidRPr="00881BB5" w:rsidDel="00903586">
          <w:rPr>
            <w:rFonts w:cs="Times New Roman"/>
            <w:iCs/>
            <w:szCs w:val="24"/>
          </w:rPr>
          <w:delText>as independent</w:delText>
        </w:r>
      </w:del>
      <w:r w:rsidR="006D170D" w:rsidRPr="00881BB5">
        <w:rPr>
          <w:rFonts w:cs="Times New Roman"/>
          <w:iCs/>
          <w:szCs w:val="24"/>
        </w:rPr>
        <w:t>.</w:t>
      </w:r>
      <w:bookmarkEnd w:id="54"/>
    </w:p>
    <w:p w14:paraId="34C83AEA" w14:textId="77777777" w:rsidR="006D170D" w:rsidRPr="00881BB5" w:rsidRDefault="006D170D" w:rsidP="00F308F7">
      <w:pPr>
        <w:spacing w:line="480" w:lineRule="auto"/>
        <w:rPr>
          <w:rFonts w:cs="Times New Roman"/>
          <w:i/>
          <w:szCs w:val="24"/>
        </w:rPr>
      </w:pPr>
    </w:p>
    <w:p w14:paraId="74BBE987" w14:textId="565AE72B" w:rsidR="006D170D" w:rsidRPr="00881BB5" w:rsidRDefault="00650078" w:rsidP="00F308F7">
      <w:pPr>
        <w:spacing w:line="480" w:lineRule="auto"/>
        <w:rPr>
          <w:rFonts w:cs="Times New Roman"/>
          <w:szCs w:val="24"/>
        </w:rPr>
      </w:pPr>
      <w:r w:rsidRPr="00881BB5">
        <w:rPr>
          <w:rFonts w:cs="Times New Roman"/>
          <w:b/>
          <w:szCs w:val="24"/>
        </w:rPr>
        <w:t>Community analyses</w:t>
      </w:r>
      <w:r w:rsidR="00E808B0" w:rsidRPr="00881BB5">
        <w:rPr>
          <w:rFonts w:cs="Times New Roman"/>
          <w:b/>
          <w:szCs w:val="24"/>
        </w:rPr>
        <w:t>:</w:t>
      </w:r>
      <w:r w:rsidR="00E808B0" w:rsidRPr="00881BB5">
        <w:rPr>
          <w:rFonts w:cs="Times New Roman"/>
          <w:szCs w:val="24"/>
        </w:rPr>
        <w:t xml:space="preserve"> </w:t>
      </w:r>
      <w:r w:rsidR="006D170D" w:rsidRPr="00881BB5">
        <w:rPr>
          <w:rFonts w:cs="Times New Roman"/>
          <w:szCs w:val="24"/>
        </w:rPr>
        <w:t xml:space="preserve">Bray-Curtis dissimilarity was used to </w:t>
      </w:r>
      <w:r w:rsidR="00D66023">
        <w:rPr>
          <w:rFonts w:cs="Times New Roman"/>
          <w:szCs w:val="24"/>
        </w:rPr>
        <w:t xml:space="preserve">quantify differences in </w:t>
      </w:r>
      <w:r w:rsidR="006D170D" w:rsidRPr="00881BB5">
        <w:rPr>
          <w:rFonts w:cs="Times New Roman"/>
          <w:szCs w:val="24"/>
        </w:rPr>
        <w:t>species composition.</w:t>
      </w:r>
      <w:r w:rsidR="006F2435" w:rsidRPr="00881BB5">
        <w:rPr>
          <w:rFonts w:cs="Times New Roman"/>
          <w:szCs w:val="24"/>
        </w:rPr>
        <w:t xml:space="preserve"> </w:t>
      </w:r>
      <w:r w:rsidR="006D170D" w:rsidRPr="00881BB5">
        <w:rPr>
          <w:rFonts w:cs="Times New Roman"/>
          <w:szCs w:val="24"/>
        </w:rPr>
        <w:t xml:space="preserve">Community weighted means (CWMs) were used to </w:t>
      </w:r>
      <w:r w:rsidR="00D66023">
        <w:rPr>
          <w:rFonts w:cs="Times New Roman"/>
          <w:szCs w:val="24"/>
        </w:rPr>
        <w:t xml:space="preserve">quantify differences in </w:t>
      </w:r>
      <w:r w:rsidR="006D170D" w:rsidRPr="00881BB5">
        <w:rPr>
          <w:rFonts w:cs="Times New Roman"/>
          <w:szCs w:val="24"/>
        </w:rPr>
        <w:t>functional composition.</w:t>
      </w:r>
      <w:r w:rsidR="00F677C7" w:rsidRPr="00881BB5">
        <w:rPr>
          <w:rFonts w:cs="Times New Roman"/>
          <w:szCs w:val="24"/>
        </w:rPr>
        <w:t xml:space="preserve"> </w:t>
      </w:r>
      <w:r w:rsidR="009C069A" w:rsidRPr="00881BB5">
        <w:rPr>
          <w:rFonts w:cs="Times New Roman"/>
          <w:szCs w:val="24"/>
        </w:rPr>
        <w:t>A CWM is calculated by averaging the values of a particular trait for all species in a community, weighted by their abundance</w:t>
      </w:r>
      <w:r w:rsidRPr="00881BB5">
        <w:rPr>
          <w:rFonts w:cs="Times New Roman"/>
          <w:szCs w:val="24"/>
        </w:rPr>
        <w:t xml:space="preserve"> (</w:t>
      </w:r>
      <w:r w:rsidR="00DE681E">
        <w:rPr>
          <w:rFonts w:cs="Times New Roman"/>
          <w:szCs w:val="24"/>
        </w:rPr>
        <w:t xml:space="preserve">here, </w:t>
      </w:r>
      <w:r w:rsidRPr="00881BB5">
        <w:rPr>
          <w:rFonts w:cs="Times New Roman"/>
          <w:szCs w:val="24"/>
        </w:rPr>
        <w:t>percent cover)</w:t>
      </w:r>
      <w:r w:rsidR="009C069A" w:rsidRPr="00881BB5">
        <w:rPr>
          <w:rFonts w:cs="Times New Roman"/>
          <w:szCs w:val="24"/>
        </w:rPr>
        <w:t xml:space="preserve">. </w:t>
      </w:r>
      <w:r w:rsidR="00F677C7" w:rsidRPr="00881BB5">
        <w:rPr>
          <w:rFonts w:cs="Times New Roman"/>
          <w:szCs w:val="24"/>
        </w:rPr>
        <w:t xml:space="preserve">For lateral spread, connection persistence, and offspring per ramet, CWMs </w:t>
      </w:r>
      <w:r w:rsidR="009C069A" w:rsidRPr="00881BB5">
        <w:rPr>
          <w:rFonts w:cs="Times New Roman"/>
          <w:szCs w:val="24"/>
        </w:rPr>
        <w:t>reflected</w:t>
      </w:r>
      <w:r w:rsidR="00F677C7" w:rsidRPr="00881BB5">
        <w:rPr>
          <w:rFonts w:cs="Times New Roman"/>
          <w:szCs w:val="24"/>
        </w:rPr>
        <w:t xml:space="preserve"> the proportion of the community </w:t>
      </w:r>
      <w:r w:rsidR="00DE681E">
        <w:rPr>
          <w:rFonts w:cs="Times New Roman"/>
          <w:szCs w:val="24"/>
        </w:rPr>
        <w:t>with</w:t>
      </w:r>
      <w:r w:rsidR="009C069A" w:rsidRPr="00881BB5">
        <w:rPr>
          <w:rFonts w:cs="Times New Roman"/>
          <w:szCs w:val="24"/>
        </w:rPr>
        <w:t xml:space="preserve"> the higher value </w:t>
      </w:r>
      <w:r w:rsidR="00F677C7" w:rsidRPr="00881BB5">
        <w:rPr>
          <w:rFonts w:cs="Times New Roman"/>
          <w:szCs w:val="24"/>
        </w:rPr>
        <w:t>category (</w:t>
      </w:r>
      <w:r w:rsidR="009C069A" w:rsidRPr="00881BB5">
        <w:rPr>
          <w:rFonts w:cs="Times New Roman"/>
          <w:szCs w:val="24"/>
        </w:rPr>
        <w:t>i.e</w:t>
      </w:r>
      <w:r w:rsidR="00F677C7" w:rsidRPr="00881BB5">
        <w:rPr>
          <w:rFonts w:cs="Times New Roman"/>
          <w:szCs w:val="24"/>
        </w:rPr>
        <w:t>.</w:t>
      </w:r>
      <w:r w:rsidR="009C069A" w:rsidRPr="00881BB5">
        <w:rPr>
          <w:rFonts w:cs="Times New Roman"/>
          <w:szCs w:val="24"/>
        </w:rPr>
        <w:t xml:space="preserve"> ≥ 2 offspring per parent, </w:t>
      </w:r>
      <w:r w:rsidR="00DE681E" w:rsidRPr="00881BB5">
        <w:rPr>
          <w:rFonts w:cs="Times New Roman"/>
          <w:szCs w:val="24"/>
        </w:rPr>
        <w:t xml:space="preserve">≥ 2 years </w:t>
      </w:r>
      <w:r w:rsidR="009C069A" w:rsidRPr="00881BB5">
        <w:rPr>
          <w:rFonts w:cs="Times New Roman"/>
          <w:szCs w:val="24"/>
        </w:rPr>
        <w:t>connection persistence, or</w:t>
      </w:r>
      <w:r w:rsidR="00F677C7" w:rsidRPr="00881BB5">
        <w:rPr>
          <w:rFonts w:cs="Times New Roman"/>
          <w:szCs w:val="24"/>
        </w:rPr>
        <w:t xml:space="preserve"> </w:t>
      </w:r>
      <w:r w:rsidR="00DE681E" w:rsidRPr="00881BB5">
        <w:rPr>
          <w:rFonts w:cs="Times New Roman"/>
          <w:szCs w:val="24"/>
        </w:rPr>
        <w:t xml:space="preserve">&gt; 1cm/yr </w:t>
      </w:r>
      <w:r w:rsidR="00F677C7" w:rsidRPr="00881BB5">
        <w:rPr>
          <w:rFonts w:cs="Times New Roman"/>
          <w:szCs w:val="24"/>
        </w:rPr>
        <w:t>lateral spread</w:t>
      </w:r>
      <w:r w:rsidR="009C069A" w:rsidRPr="00881BB5">
        <w:rPr>
          <w:rFonts w:cs="Times New Roman"/>
          <w:szCs w:val="24"/>
        </w:rPr>
        <w:t>).</w:t>
      </w:r>
      <w:r w:rsidR="00BA63A0" w:rsidRPr="00881BB5">
        <w:rPr>
          <w:rFonts w:cs="Times New Roman"/>
          <w:szCs w:val="24"/>
        </w:rPr>
        <w:t xml:space="preserve"> </w:t>
      </w:r>
      <w:r w:rsidR="00DE681E">
        <w:rPr>
          <w:rFonts w:cs="Times New Roman"/>
          <w:szCs w:val="24"/>
        </w:rPr>
        <w:t>Spatial p</w:t>
      </w:r>
      <w:r w:rsidR="006D170D" w:rsidRPr="00881BB5">
        <w:rPr>
          <w:rFonts w:cs="Times New Roman"/>
          <w:szCs w:val="24"/>
        </w:rPr>
        <w:t xml:space="preserve">atterns of community </w:t>
      </w:r>
      <w:r w:rsidR="00563843" w:rsidRPr="00881BB5">
        <w:rPr>
          <w:rFonts w:cs="Times New Roman"/>
          <w:szCs w:val="24"/>
        </w:rPr>
        <w:t xml:space="preserve">trait </w:t>
      </w:r>
      <w:r w:rsidR="006D170D" w:rsidRPr="00881BB5">
        <w:rPr>
          <w:rFonts w:cs="Times New Roman"/>
          <w:szCs w:val="24"/>
        </w:rPr>
        <w:t xml:space="preserve">variation </w:t>
      </w:r>
      <w:r w:rsidR="009C069A" w:rsidRPr="00881BB5">
        <w:rPr>
          <w:rFonts w:cs="Times New Roman"/>
          <w:szCs w:val="24"/>
        </w:rPr>
        <w:t>were assessed by regressing</w:t>
      </w:r>
      <w:r w:rsidR="006D170D" w:rsidRPr="00881BB5">
        <w:rPr>
          <w:rFonts w:cs="Times New Roman"/>
          <w:szCs w:val="24"/>
        </w:rPr>
        <w:t xml:space="preserve"> pre-transplant (2009) turf communit</w:t>
      </w:r>
      <w:r w:rsidR="009C069A" w:rsidRPr="00881BB5">
        <w:rPr>
          <w:rFonts w:cs="Times New Roman"/>
          <w:szCs w:val="24"/>
        </w:rPr>
        <w:t>y CWMs onto site temperature and precipitation values</w:t>
      </w:r>
      <w:r w:rsidR="006D170D" w:rsidRPr="00881BB5">
        <w:rPr>
          <w:rFonts w:cs="Times New Roman"/>
          <w:szCs w:val="24"/>
        </w:rPr>
        <w:t xml:space="preserve">. </w:t>
      </w:r>
      <w:r w:rsidR="00072635" w:rsidRPr="00881BB5">
        <w:rPr>
          <w:rFonts w:cs="Times New Roman"/>
          <w:szCs w:val="24"/>
        </w:rPr>
        <w:t xml:space="preserve">AIC values </w:t>
      </w:r>
      <w:r w:rsidR="00DE681E">
        <w:rPr>
          <w:rFonts w:cs="Times New Roman"/>
          <w:szCs w:val="24"/>
        </w:rPr>
        <w:t xml:space="preserve">were used </w:t>
      </w:r>
      <w:r w:rsidR="00072635" w:rsidRPr="00881BB5">
        <w:rPr>
          <w:rFonts w:cs="Times New Roman"/>
          <w:szCs w:val="24"/>
        </w:rPr>
        <w:t>to determine when temperature</w:t>
      </w:r>
      <w:r w:rsidR="009C069A" w:rsidRPr="00881BB5">
        <w:rPr>
          <w:rFonts w:cs="Times New Roman"/>
          <w:szCs w:val="24"/>
        </w:rPr>
        <w:t xml:space="preserve">, precipitation, and/or their interaction </w:t>
      </w:r>
      <w:r w:rsidR="004144AC" w:rsidRPr="00881BB5">
        <w:rPr>
          <w:rFonts w:cs="Times New Roman"/>
          <w:szCs w:val="24"/>
        </w:rPr>
        <w:t>were</w:t>
      </w:r>
      <w:r w:rsidR="00072635" w:rsidRPr="00881BB5">
        <w:rPr>
          <w:rFonts w:cs="Times New Roman"/>
          <w:szCs w:val="24"/>
        </w:rPr>
        <w:t xml:space="preserve"> </w:t>
      </w:r>
      <w:r w:rsidR="009C069A" w:rsidRPr="00881BB5">
        <w:rPr>
          <w:rFonts w:cs="Times New Roman"/>
          <w:szCs w:val="24"/>
        </w:rPr>
        <w:t>significant</w:t>
      </w:r>
      <w:r w:rsidR="00072635" w:rsidRPr="00881BB5">
        <w:rPr>
          <w:rFonts w:cs="Times New Roman"/>
          <w:szCs w:val="24"/>
        </w:rPr>
        <w:t xml:space="preserve"> predictor</w:t>
      </w:r>
      <w:r w:rsidR="009C069A" w:rsidRPr="00881BB5">
        <w:rPr>
          <w:rFonts w:cs="Times New Roman"/>
          <w:szCs w:val="24"/>
        </w:rPr>
        <w:t>s</w:t>
      </w:r>
      <w:r w:rsidR="00072635" w:rsidRPr="00881BB5">
        <w:rPr>
          <w:rFonts w:cs="Times New Roman"/>
          <w:szCs w:val="24"/>
        </w:rPr>
        <w:t xml:space="preserve"> </w:t>
      </w:r>
      <w:r w:rsidR="002B72B1" w:rsidRPr="00881BB5">
        <w:rPr>
          <w:rFonts w:cs="Times New Roman"/>
          <w:szCs w:val="24"/>
        </w:rPr>
        <w:t xml:space="preserve">in our </w:t>
      </w:r>
      <w:ins w:id="59" w:author="John Guittar" w:date="2016-03-28T19:29:00Z">
        <w:r w:rsidR="00624560">
          <w:rPr>
            <w:rFonts w:cs="Times New Roman"/>
            <w:szCs w:val="24"/>
          </w:rPr>
          <w:t>abundance-</w:t>
        </w:r>
      </w:ins>
      <w:r w:rsidR="004144AC" w:rsidRPr="00881BB5">
        <w:rPr>
          <w:rFonts w:cs="Times New Roman"/>
          <w:szCs w:val="24"/>
        </w:rPr>
        <w:t xml:space="preserve">weighted </w:t>
      </w:r>
      <w:r w:rsidR="002B72B1" w:rsidRPr="00881BB5">
        <w:rPr>
          <w:rFonts w:cs="Times New Roman"/>
          <w:szCs w:val="24"/>
        </w:rPr>
        <w:t xml:space="preserve">multiple </w:t>
      </w:r>
      <w:r w:rsidR="00563843" w:rsidRPr="00881BB5">
        <w:rPr>
          <w:rFonts w:cs="Times New Roman"/>
          <w:szCs w:val="24"/>
        </w:rPr>
        <w:t xml:space="preserve">linear </w:t>
      </w:r>
      <w:r w:rsidR="002B72B1" w:rsidRPr="00881BB5">
        <w:rPr>
          <w:rFonts w:cs="Times New Roman"/>
          <w:szCs w:val="24"/>
        </w:rPr>
        <w:t xml:space="preserve">regression. </w:t>
      </w:r>
      <w:r w:rsidR="00856632" w:rsidRPr="00881BB5">
        <w:rPr>
          <w:rFonts w:cs="Times New Roman"/>
          <w:szCs w:val="24"/>
        </w:rPr>
        <w:t>Significant relat</w:t>
      </w:r>
      <w:r w:rsidR="001F4ACB" w:rsidRPr="00881BB5">
        <w:rPr>
          <w:rFonts w:cs="Times New Roman"/>
          <w:szCs w:val="24"/>
        </w:rPr>
        <w:t>ionships were identified using p-</w:t>
      </w:r>
      <w:r w:rsidR="00856632" w:rsidRPr="00881BB5">
        <w:rPr>
          <w:rFonts w:cs="Times New Roman"/>
          <w:szCs w:val="24"/>
        </w:rPr>
        <w:t>values, and association strength was quantified using the t-statistic.</w:t>
      </w:r>
      <w:r w:rsidR="004144AC" w:rsidRPr="00881BB5">
        <w:rPr>
          <w:rFonts w:cs="Times New Roman"/>
          <w:szCs w:val="24"/>
        </w:rPr>
        <w:t xml:space="preserve"> </w:t>
      </w:r>
      <w:r w:rsidR="00563843"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"Klanderud et al. (2015)", "plainTextFormattedCitation" : "(Klanderud et al. 2015)", "previouslyFormattedCitation" : "(Klanderud et al. 2015)" }, "properties" : { "noteIndex" : 0 }, "schema" : "https://github.com/citation-style-language/schema/raw/master/csl-citation.json" }</w:instrText>
      </w:r>
      <w:r w:rsidR="00563843" w:rsidRPr="00881BB5">
        <w:rPr>
          <w:rFonts w:cs="Times New Roman"/>
          <w:szCs w:val="24"/>
        </w:rPr>
        <w:fldChar w:fldCharType="separate"/>
      </w:r>
      <w:r w:rsidR="00563843" w:rsidRPr="00881BB5">
        <w:rPr>
          <w:rFonts w:cs="Times New Roman"/>
          <w:noProof/>
          <w:szCs w:val="24"/>
        </w:rPr>
        <w:t>Klanderud et al. (2015)</w:t>
      </w:r>
      <w:r w:rsidR="00563843" w:rsidRPr="00881BB5">
        <w:rPr>
          <w:rFonts w:cs="Times New Roman"/>
          <w:szCs w:val="24"/>
        </w:rPr>
        <w:fldChar w:fldCharType="end"/>
      </w:r>
      <w:r w:rsidR="00563843" w:rsidRPr="00881BB5">
        <w:rPr>
          <w:rFonts w:cs="Times New Roman"/>
          <w:szCs w:val="24"/>
        </w:rPr>
        <w:t xml:space="preserve"> explore</w:t>
      </w:r>
      <w:r w:rsidRPr="00881BB5">
        <w:rPr>
          <w:rFonts w:cs="Times New Roman"/>
          <w:szCs w:val="24"/>
        </w:rPr>
        <w:t xml:space="preserve"> species-level</w:t>
      </w:r>
      <w:r w:rsidR="00563843" w:rsidRPr="00881BB5">
        <w:rPr>
          <w:rFonts w:cs="Times New Roman"/>
          <w:szCs w:val="24"/>
        </w:rPr>
        <w:t xml:space="preserve"> v</w:t>
      </w:r>
      <w:r w:rsidR="001F4ACB" w:rsidRPr="00881BB5">
        <w:rPr>
          <w:rFonts w:cs="Times New Roman"/>
          <w:szCs w:val="24"/>
        </w:rPr>
        <w:t>ariation in c</w:t>
      </w:r>
      <w:r w:rsidR="00B94BC6" w:rsidRPr="00881BB5">
        <w:rPr>
          <w:rFonts w:cs="Times New Roman"/>
          <w:szCs w:val="24"/>
        </w:rPr>
        <w:t>ommunity composition along the climate gradients</w:t>
      </w:r>
      <w:r w:rsidR="00DE681E">
        <w:rPr>
          <w:rFonts w:cs="Times New Roman"/>
          <w:szCs w:val="24"/>
        </w:rPr>
        <w:t xml:space="preserve"> in greater detail</w:t>
      </w:r>
      <w:r w:rsidR="00563843" w:rsidRPr="00881BB5">
        <w:rPr>
          <w:rFonts w:cs="Times New Roman"/>
          <w:szCs w:val="24"/>
        </w:rPr>
        <w:t>.</w:t>
      </w:r>
      <w:r w:rsidR="00407F83" w:rsidRPr="00881BB5">
        <w:rPr>
          <w:rFonts w:cs="Times New Roman"/>
          <w:szCs w:val="24"/>
        </w:rPr>
        <w:t xml:space="preserve"> </w:t>
      </w:r>
    </w:p>
    <w:p w14:paraId="1D518FE2" w14:textId="3D319424" w:rsidR="006D170D" w:rsidRPr="00881BB5" w:rsidRDefault="00800ADC" w:rsidP="00F308F7">
      <w:pPr>
        <w:spacing w:line="480" w:lineRule="auto"/>
        <w:rPr>
          <w:rFonts w:cs="Times New Roman"/>
          <w:szCs w:val="24"/>
        </w:rPr>
      </w:pPr>
      <w:r w:rsidRPr="00881BB5">
        <w:rPr>
          <w:rFonts w:cs="Times New Roman"/>
          <w:szCs w:val="24"/>
        </w:rPr>
        <w:tab/>
      </w:r>
      <w:r w:rsidR="00563843" w:rsidRPr="00881BB5">
        <w:rPr>
          <w:rFonts w:cs="Times New Roman"/>
          <w:szCs w:val="24"/>
        </w:rPr>
        <w:t xml:space="preserve">Community change was quantified </w:t>
      </w:r>
      <w:r w:rsidR="006D170D" w:rsidRPr="00881BB5">
        <w:rPr>
          <w:rFonts w:cs="Times New Roman"/>
          <w:szCs w:val="24"/>
        </w:rPr>
        <w:t xml:space="preserve">as the </w:t>
      </w:r>
      <w:r w:rsidR="0060530B" w:rsidRPr="00881BB5">
        <w:rPr>
          <w:rFonts w:cs="Times New Roman"/>
          <w:szCs w:val="24"/>
        </w:rPr>
        <w:t xml:space="preserve">mean </w:t>
      </w:r>
      <w:r w:rsidR="00650078" w:rsidRPr="00881BB5">
        <w:rPr>
          <w:rFonts w:cs="Times New Roman"/>
          <w:szCs w:val="24"/>
        </w:rPr>
        <w:t>change over time</w:t>
      </w:r>
      <w:r w:rsidR="006D170D" w:rsidRPr="00881BB5">
        <w:rPr>
          <w:rFonts w:cs="Times New Roman"/>
          <w:szCs w:val="24"/>
        </w:rPr>
        <w:t xml:space="preserve"> in</w:t>
      </w:r>
      <w:r w:rsidR="00E67ED4" w:rsidRPr="00881BB5">
        <w:rPr>
          <w:rFonts w:cs="Times New Roman"/>
          <w:szCs w:val="24"/>
        </w:rPr>
        <w:t xml:space="preserve"> species or trait</w:t>
      </w:r>
      <w:r w:rsidR="006D170D" w:rsidRPr="00881BB5">
        <w:rPr>
          <w:rFonts w:cs="Times New Roman"/>
          <w:szCs w:val="24"/>
        </w:rPr>
        <w:t xml:space="preserve"> dissimilarity between </w:t>
      </w:r>
      <w:r w:rsidR="004E1C62" w:rsidRPr="00881BB5">
        <w:rPr>
          <w:rFonts w:cs="Times New Roman"/>
          <w:szCs w:val="24"/>
        </w:rPr>
        <w:t>a turf and its l</w:t>
      </w:r>
      <w:r w:rsidR="0060530B" w:rsidRPr="00881BB5">
        <w:rPr>
          <w:rFonts w:cs="Times New Roman"/>
          <w:szCs w:val="24"/>
        </w:rPr>
        <w:t xml:space="preserve">ocal controls. </w:t>
      </w:r>
      <w:r w:rsidR="00DE681E" w:rsidRPr="00881BB5">
        <w:rPr>
          <w:rFonts w:cs="Times New Roman"/>
          <w:szCs w:val="24"/>
        </w:rPr>
        <w:t xml:space="preserve">This method factors out environmental stochasticity because dissimilarity is recalculated each year, i.e., control communities are treated </w:t>
      </w:r>
      <w:r w:rsidR="00DE681E" w:rsidRPr="00881BB5">
        <w:rPr>
          <w:rFonts w:cs="Times New Roman"/>
          <w:szCs w:val="24"/>
        </w:rPr>
        <w:lastRenderedPageBreak/>
        <w:t>as moving targets.</w:t>
      </w:r>
      <w:r w:rsidR="00DE681E">
        <w:rPr>
          <w:rFonts w:cs="Times New Roman"/>
          <w:szCs w:val="24"/>
        </w:rPr>
        <w:t xml:space="preserve"> </w:t>
      </w:r>
      <w:r w:rsidR="0060530B" w:rsidRPr="00881BB5">
        <w:rPr>
          <w:rFonts w:cs="Times New Roman"/>
          <w:szCs w:val="24"/>
        </w:rPr>
        <w:t>Each site had five undisturbed controls and five</w:t>
      </w:r>
      <w:r w:rsidR="00563843" w:rsidRPr="00881BB5">
        <w:rPr>
          <w:rFonts w:cs="Times New Roman"/>
          <w:szCs w:val="24"/>
        </w:rPr>
        <w:t xml:space="preserve"> controls replanted nearby </w:t>
      </w:r>
      <w:r w:rsidR="00D43E95" w:rsidRPr="00881BB5">
        <w:rPr>
          <w:rFonts w:cs="Times New Roman"/>
          <w:szCs w:val="24"/>
        </w:rPr>
        <w:t>which enabled</w:t>
      </w:r>
      <w:r w:rsidR="00563843" w:rsidRPr="00881BB5">
        <w:rPr>
          <w:rFonts w:cs="Times New Roman"/>
          <w:szCs w:val="24"/>
        </w:rPr>
        <w:t xml:space="preserve"> us </w:t>
      </w:r>
      <w:r w:rsidR="00D43E95" w:rsidRPr="00881BB5">
        <w:rPr>
          <w:rFonts w:cs="Times New Roman"/>
          <w:szCs w:val="24"/>
        </w:rPr>
        <w:t xml:space="preserve">to </w:t>
      </w:r>
      <w:r w:rsidR="008D7D7B">
        <w:rPr>
          <w:rFonts w:cs="Times New Roman"/>
          <w:szCs w:val="24"/>
        </w:rPr>
        <w:t>test for the</w:t>
      </w:r>
      <w:r w:rsidR="004D21A2" w:rsidRPr="00881BB5">
        <w:rPr>
          <w:rFonts w:cs="Times New Roman"/>
          <w:szCs w:val="24"/>
        </w:rPr>
        <w:t xml:space="preserve"> </w:t>
      </w:r>
      <w:r w:rsidR="00563843" w:rsidRPr="00881BB5">
        <w:rPr>
          <w:rFonts w:cs="Times New Roman"/>
          <w:szCs w:val="24"/>
        </w:rPr>
        <w:t>effects of</w:t>
      </w:r>
      <w:r w:rsidR="004D21A2" w:rsidRPr="00881BB5">
        <w:rPr>
          <w:rFonts w:cs="Times New Roman"/>
          <w:szCs w:val="24"/>
        </w:rPr>
        <w:t xml:space="preserve"> transplantation per se</w:t>
      </w:r>
      <w:r w:rsidR="00D4472E" w:rsidRPr="00881BB5">
        <w:rPr>
          <w:rFonts w:cs="Times New Roman"/>
          <w:szCs w:val="24"/>
        </w:rPr>
        <w:t>.</w:t>
      </w:r>
      <w:r w:rsidR="0060530B" w:rsidRPr="00881BB5">
        <w:rPr>
          <w:rFonts w:cs="Times New Roman"/>
          <w:szCs w:val="24"/>
        </w:rPr>
        <w:t xml:space="preserve"> </w:t>
      </w:r>
      <w:r w:rsidR="00DE681E">
        <w:rPr>
          <w:rFonts w:cs="Times New Roman"/>
          <w:szCs w:val="24"/>
        </w:rPr>
        <w:t>D</w:t>
      </w:r>
      <w:r w:rsidR="00D4472E" w:rsidRPr="00881BB5">
        <w:rPr>
          <w:rFonts w:cs="Times New Roman"/>
          <w:szCs w:val="24"/>
        </w:rPr>
        <w:t xml:space="preserve">issimilarity </w:t>
      </w:r>
      <w:r w:rsidR="00D43E95" w:rsidRPr="00881BB5">
        <w:rPr>
          <w:rFonts w:cs="Times New Roman"/>
          <w:szCs w:val="24"/>
        </w:rPr>
        <w:t>in</w:t>
      </w:r>
      <w:r w:rsidR="00A349E2" w:rsidRPr="00881BB5">
        <w:rPr>
          <w:rFonts w:cs="Times New Roman"/>
          <w:szCs w:val="24"/>
        </w:rPr>
        <w:t xml:space="preserve"> species composition </w:t>
      </w:r>
      <w:r w:rsidR="00D4472E" w:rsidRPr="00881BB5">
        <w:rPr>
          <w:rFonts w:cs="Times New Roman"/>
          <w:szCs w:val="24"/>
        </w:rPr>
        <w:t>among undisturbed controls was statistically different (p &lt; 0.05) from the mean dissimilarity between undisturbed and replanted c</w:t>
      </w:r>
      <w:r w:rsidR="00A349E2" w:rsidRPr="00881BB5">
        <w:rPr>
          <w:rFonts w:cs="Times New Roman"/>
          <w:szCs w:val="24"/>
        </w:rPr>
        <w:t xml:space="preserve">ontrols in </w:t>
      </w:r>
      <w:r w:rsidR="00DE681E">
        <w:rPr>
          <w:rFonts w:cs="Times New Roman"/>
          <w:szCs w:val="24"/>
        </w:rPr>
        <w:t xml:space="preserve">only 5 </w:t>
      </w:r>
      <w:r w:rsidR="00A349E2" w:rsidRPr="00881BB5">
        <w:rPr>
          <w:rFonts w:cs="Times New Roman"/>
          <w:szCs w:val="24"/>
        </w:rPr>
        <w:t xml:space="preserve">of 48 of </w:t>
      </w:r>
      <w:r w:rsidR="00D43E95" w:rsidRPr="00881BB5">
        <w:rPr>
          <w:rFonts w:cs="Times New Roman"/>
          <w:szCs w:val="24"/>
        </w:rPr>
        <w:t>turf community time points</w:t>
      </w:r>
      <w:r w:rsidR="00D4472E" w:rsidRPr="00881BB5">
        <w:rPr>
          <w:rFonts w:cs="Times New Roman"/>
          <w:szCs w:val="24"/>
        </w:rPr>
        <w:t xml:space="preserve">, </w:t>
      </w:r>
      <w:r w:rsidR="00DE681E">
        <w:rPr>
          <w:rFonts w:cs="Times New Roman"/>
          <w:szCs w:val="24"/>
        </w:rPr>
        <w:t>suggesting</w:t>
      </w:r>
      <w:r w:rsidR="00D4472E" w:rsidRPr="00881BB5">
        <w:rPr>
          <w:rFonts w:cs="Times New Roman"/>
          <w:szCs w:val="24"/>
        </w:rPr>
        <w:t xml:space="preserve"> that transplantation per se did not </w:t>
      </w:r>
      <w:r w:rsidR="00DE681E">
        <w:rPr>
          <w:rFonts w:cs="Times New Roman"/>
          <w:szCs w:val="24"/>
        </w:rPr>
        <w:t xml:space="preserve">noticeably </w:t>
      </w:r>
      <w:r w:rsidR="00B94BC6" w:rsidRPr="00881BB5">
        <w:rPr>
          <w:rFonts w:cs="Times New Roman"/>
          <w:szCs w:val="24"/>
        </w:rPr>
        <w:t>a</w:t>
      </w:r>
      <w:r w:rsidR="00D4472E" w:rsidRPr="00881BB5">
        <w:rPr>
          <w:rFonts w:cs="Times New Roman"/>
          <w:szCs w:val="24"/>
        </w:rPr>
        <w:t>ffect species composition</w:t>
      </w:r>
      <w:r w:rsidR="00563843" w:rsidRPr="00881BB5">
        <w:rPr>
          <w:rFonts w:cs="Times New Roman"/>
          <w:szCs w:val="24"/>
        </w:rPr>
        <w:t>. T</w:t>
      </w:r>
      <w:r w:rsidR="00D4472E" w:rsidRPr="00881BB5">
        <w:rPr>
          <w:rFonts w:cs="Times New Roman"/>
          <w:szCs w:val="24"/>
        </w:rPr>
        <w:t xml:space="preserve">hus, </w:t>
      </w:r>
      <w:r w:rsidR="0060530B" w:rsidRPr="00881BB5">
        <w:rPr>
          <w:rFonts w:cs="Times New Roman"/>
          <w:szCs w:val="24"/>
        </w:rPr>
        <w:t>replanted controls and undisturbed controls were combined to increase the control gro</w:t>
      </w:r>
      <w:r w:rsidR="00DE681E">
        <w:rPr>
          <w:rFonts w:cs="Times New Roman"/>
          <w:szCs w:val="24"/>
        </w:rPr>
        <w:t>up sample size to ten per site.</w:t>
      </w:r>
    </w:p>
    <w:p w14:paraId="5D098699" w14:textId="77777777" w:rsidR="006D170D" w:rsidRPr="00881BB5" w:rsidRDefault="006D170D" w:rsidP="00F308F7">
      <w:pPr>
        <w:spacing w:line="480" w:lineRule="auto"/>
        <w:rPr>
          <w:rFonts w:cs="Times New Roman"/>
          <w:szCs w:val="24"/>
        </w:rPr>
      </w:pPr>
    </w:p>
    <w:p w14:paraId="5121689D" w14:textId="41DD5FD1" w:rsidR="00187AD7" w:rsidRPr="00881BB5" w:rsidRDefault="00E808B0" w:rsidP="00F308F7">
      <w:pPr>
        <w:spacing w:line="480" w:lineRule="auto"/>
        <w:rPr>
          <w:rFonts w:cs="Times New Roman"/>
          <w:szCs w:val="24"/>
        </w:rPr>
      </w:pPr>
      <w:r w:rsidRPr="00881BB5">
        <w:rPr>
          <w:rFonts w:cs="Times New Roman"/>
          <w:b/>
          <w:szCs w:val="24"/>
        </w:rPr>
        <w:t>Null model rationale and process:</w:t>
      </w:r>
      <w:r w:rsidRPr="00881BB5">
        <w:rPr>
          <w:rFonts w:cs="Times New Roman"/>
          <w:szCs w:val="24"/>
        </w:rPr>
        <w:t xml:space="preserve"> </w:t>
      </w:r>
      <w:r w:rsidR="00FA553E" w:rsidRPr="00881BB5">
        <w:rPr>
          <w:rFonts w:cs="Times New Roman"/>
          <w:szCs w:val="24"/>
        </w:rPr>
        <w:t xml:space="preserve">We used </w:t>
      </w:r>
      <w:ins w:id="60" w:author="John Guittar" w:date="2016-03-28T22:37:00Z">
        <w:r w:rsidR="00A4575D">
          <w:rPr>
            <w:rFonts w:cs="Times New Roman"/>
            <w:szCs w:val="24"/>
          </w:rPr>
          <w:t xml:space="preserve">a simulation-based approach </w:t>
        </w:r>
      </w:ins>
      <w:del w:id="61" w:author="John Guittar" w:date="2016-03-28T22:37:00Z">
        <w:r w:rsidR="00FA553E" w:rsidRPr="00881BB5" w:rsidDel="00A4575D">
          <w:rPr>
            <w:rFonts w:cs="Times New Roman"/>
            <w:szCs w:val="24"/>
          </w:rPr>
          <w:delText xml:space="preserve">a mechanistic model </w:delText>
        </w:r>
      </w:del>
      <w:r w:rsidR="00FA553E" w:rsidRPr="00881BB5">
        <w:rPr>
          <w:rFonts w:cs="Times New Roman"/>
          <w:szCs w:val="24"/>
        </w:rPr>
        <w:t xml:space="preserve">to </w:t>
      </w:r>
      <w:r w:rsidR="007A13B6" w:rsidRPr="00881BB5">
        <w:rPr>
          <w:rFonts w:cs="Times New Roman"/>
          <w:szCs w:val="24"/>
        </w:rPr>
        <w:t>generate</w:t>
      </w:r>
      <w:r w:rsidR="00FA553E" w:rsidRPr="00881BB5">
        <w:rPr>
          <w:rFonts w:cs="Times New Roman"/>
          <w:szCs w:val="24"/>
        </w:rPr>
        <w:t xml:space="preserve"> explicit null expectations of turf community response</w:t>
      </w:r>
      <w:r w:rsidR="007A13B6" w:rsidRPr="00881BB5">
        <w:rPr>
          <w:rFonts w:cs="Times New Roman"/>
          <w:szCs w:val="24"/>
        </w:rPr>
        <w:t>s</w:t>
      </w:r>
      <w:r w:rsidR="00FA553E" w:rsidRPr="00881BB5">
        <w:rPr>
          <w:rFonts w:cs="Times New Roman"/>
          <w:szCs w:val="24"/>
        </w:rPr>
        <w:t xml:space="preserve"> to transplantation</w:t>
      </w:r>
      <w:r w:rsidR="007A13B6" w:rsidRPr="00881BB5">
        <w:rPr>
          <w:rFonts w:cs="Times New Roman"/>
          <w:szCs w:val="24"/>
        </w:rPr>
        <w:t xml:space="preserve">, with the ultimate goal of determining when observed community responses deviated from these null expectations. </w:t>
      </w:r>
      <w:r w:rsidR="00A349E2" w:rsidRPr="00881BB5">
        <w:rPr>
          <w:rFonts w:cs="Times New Roman"/>
          <w:szCs w:val="24"/>
        </w:rPr>
        <w:t>The</w:t>
      </w:r>
      <w:r w:rsidR="005315E8" w:rsidRPr="00881BB5">
        <w:rPr>
          <w:rFonts w:cs="Times New Roman"/>
          <w:szCs w:val="24"/>
        </w:rPr>
        <w:t xml:space="preserve"> model is similar </w:t>
      </w:r>
      <w:r w:rsidR="00636167" w:rsidRPr="00881BB5">
        <w:rPr>
          <w:rFonts w:cs="Times New Roman"/>
          <w:szCs w:val="24"/>
        </w:rPr>
        <w:t xml:space="preserve">in principle </w:t>
      </w:r>
      <w:r w:rsidR="005315E8" w:rsidRPr="00881BB5">
        <w:rPr>
          <w:rFonts w:cs="Times New Roman"/>
          <w:szCs w:val="24"/>
        </w:rPr>
        <w:t xml:space="preserve">to </w:t>
      </w:r>
      <w:r w:rsidR="00A529E2" w:rsidRPr="00881BB5">
        <w:rPr>
          <w:rFonts w:cs="Times New Roman"/>
          <w:szCs w:val="24"/>
        </w:rPr>
        <w:t xml:space="preserve">stochastic models of species abundances using </w:t>
      </w:r>
      <w:r w:rsidR="005315E8" w:rsidRPr="00881BB5">
        <w:rPr>
          <w:rFonts w:cs="Times New Roman"/>
          <w:szCs w:val="24"/>
        </w:rPr>
        <w:t>Hubbell’s</w:t>
      </w:r>
      <w:r w:rsidR="00A349E2" w:rsidRPr="00881BB5">
        <w:rPr>
          <w:rFonts w:cs="Times New Roman"/>
          <w:szCs w:val="24"/>
        </w:rPr>
        <w:t xml:space="preserve"> </w:t>
      </w:r>
      <w:r w:rsidR="00A349E2" w:rsidRPr="00881BB5">
        <w:rPr>
          <w:rFonts w:cs="Times New Roman"/>
          <w:szCs w:val="24"/>
        </w:rPr>
        <w:fldChar w:fldCharType="begin" w:fldLock="1"/>
      </w:r>
      <w:r w:rsidR="00D10BDD" w:rsidRPr="00881BB5">
        <w:rPr>
          <w:rFonts w:cs="Times New Roman"/>
          <w:szCs w:val="24"/>
        </w:rPr>
        <w:instrText>ADDIN CSL_CITATION { "citationItems" : [ { "id" : "ITEM-1", "itemData" : { "DOI" : "10.1016/j.tree.2011.03.024", "ISBN" : "0691021295", "ISSN" : "0169-5347", "PMID" : "21561679", "abstract" : "unified-neutral-theory-biodiversity.pdf; The unified neutral theory of biodiversity and biogeography (here \"Unified Theory\" or \"UNTB\") is a hypothesis and the title of a monograph [1] by ecologist Stephen Hubbell. The hypothesis aims to explain the diversity and relative abundance of species in ecological communities, although like other neutral theories of ecology, Hubbell's hypothesis assumes that the differences between members of an ecological community of trophically similar species are \"neutral,\" or irrelevant to their success.", "author" : [ { "dropping-particle" : "", "family" : "Hubbell", "given" : "S P", "non-dropping-particle" : "", "parse-names" : false, "suffix" : "" } ], "container-title" : "Monographs in Population Biology", "id" : "ITEM-1", "issued" : { "date-parts" : [ [ "2001" ] ] }, "publisher" : "Princeton University Press", "title" : "The unified neutral theory of biodiversity and biography", "type" : "book", "volume" : "32" }, "uris" : [ "http://www.mendeley.com/documents/?uuid=4ef9a890-4de6-4591-bd6b-1635006aa489" ] } ], "mendeley" : { "formattedCitation" : "(Hubbell 2001)", "manualFormatting" : "(2001)", "plainTextFormattedCitation" : "(Hubbell 2001)", "previouslyFormattedCitation" : "(Hubbell 2001)" }, "properties" : { "noteIndex" : 0 }, "schema" : "https://github.com/citation-style-language/schema/raw/master/csl-citation.json" }</w:instrText>
      </w:r>
      <w:r w:rsidR="00A349E2" w:rsidRPr="00881BB5">
        <w:rPr>
          <w:rFonts w:cs="Times New Roman"/>
          <w:szCs w:val="24"/>
        </w:rPr>
        <w:fldChar w:fldCharType="separate"/>
      </w:r>
      <w:r w:rsidR="00A349E2" w:rsidRPr="00881BB5">
        <w:rPr>
          <w:rFonts w:cs="Times New Roman"/>
          <w:noProof/>
          <w:szCs w:val="24"/>
        </w:rPr>
        <w:t>(2001)</w:t>
      </w:r>
      <w:r w:rsidR="00A349E2" w:rsidRPr="00881BB5">
        <w:rPr>
          <w:rFonts w:cs="Times New Roman"/>
          <w:szCs w:val="24"/>
        </w:rPr>
        <w:fldChar w:fldCharType="end"/>
      </w:r>
      <w:r w:rsidR="00A349E2" w:rsidRPr="00881BB5">
        <w:rPr>
          <w:rFonts w:cs="Times New Roman"/>
          <w:szCs w:val="24"/>
        </w:rPr>
        <w:t xml:space="preserve"> </w:t>
      </w:r>
      <w:r w:rsidR="005315E8" w:rsidRPr="00881BB5">
        <w:rPr>
          <w:rFonts w:cs="Times New Roman"/>
          <w:szCs w:val="24"/>
        </w:rPr>
        <w:t>neutral local community model</w:t>
      </w:r>
      <w:r w:rsidR="00636167" w:rsidRPr="00881BB5">
        <w:rPr>
          <w:rFonts w:cs="Times New Roman"/>
          <w:szCs w:val="24"/>
        </w:rPr>
        <w:t xml:space="preserve">, but takes place on a smaller </w:t>
      </w:r>
      <w:r w:rsidR="005C464B" w:rsidRPr="00881BB5">
        <w:rPr>
          <w:rFonts w:cs="Times New Roman"/>
          <w:szCs w:val="24"/>
        </w:rPr>
        <w:t xml:space="preserve">spatial </w:t>
      </w:r>
      <w:r w:rsidR="00636167" w:rsidRPr="00881BB5">
        <w:rPr>
          <w:rFonts w:cs="Times New Roman"/>
          <w:szCs w:val="24"/>
        </w:rPr>
        <w:t>scale</w:t>
      </w:r>
      <w:r w:rsidR="00D1362B" w:rsidRPr="00881BB5">
        <w:rPr>
          <w:rFonts w:cs="Times New Roman"/>
          <w:szCs w:val="24"/>
        </w:rPr>
        <w:t>. Specifically, for each step in the model</w:t>
      </w:r>
      <w:r w:rsidR="00227B8F" w:rsidRPr="00881BB5">
        <w:rPr>
          <w:rFonts w:cs="Times New Roman"/>
          <w:szCs w:val="24"/>
        </w:rPr>
        <w:t>,</w:t>
      </w:r>
      <w:r w:rsidR="00D1362B" w:rsidRPr="00881BB5">
        <w:rPr>
          <w:rFonts w:cs="Times New Roman"/>
          <w:szCs w:val="24"/>
        </w:rPr>
        <w:t xml:space="preserve"> </w:t>
      </w:r>
      <w:r w:rsidR="00636167" w:rsidRPr="00881BB5">
        <w:rPr>
          <w:rFonts w:cs="Times New Roman"/>
          <w:szCs w:val="24"/>
        </w:rPr>
        <w:t xml:space="preserve">an individual is randomly removed </w:t>
      </w:r>
      <w:r w:rsidR="00A349E2" w:rsidRPr="00881BB5">
        <w:rPr>
          <w:rFonts w:cs="Times New Roman"/>
          <w:szCs w:val="24"/>
        </w:rPr>
        <w:t xml:space="preserve">from the turf community </w:t>
      </w:r>
      <w:r w:rsidR="00636167" w:rsidRPr="00881BB5">
        <w:rPr>
          <w:rFonts w:cs="Times New Roman"/>
          <w:szCs w:val="24"/>
        </w:rPr>
        <w:t>and either replaced with a random</w:t>
      </w:r>
      <w:r w:rsidR="00A349E2" w:rsidRPr="00881BB5">
        <w:rPr>
          <w:rFonts w:cs="Times New Roman"/>
          <w:szCs w:val="24"/>
        </w:rPr>
        <w:t>ly</w:t>
      </w:r>
      <w:r w:rsidR="00636167" w:rsidRPr="00881BB5">
        <w:rPr>
          <w:rFonts w:cs="Times New Roman"/>
          <w:szCs w:val="24"/>
        </w:rPr>
        <w:t xml:space="preserve"> selected </w:t>
      </w:r>
      <w:r w:rsidR="008D7D7B">
        <w:rPr>
          <w:rFonts w:cs="Times New Roman"/>
          <w:szCs w:val="24"/>
        </w:rPr>
        <w:t>offspring</w:t>
      </w:r>
      <w:r w:rsidR="00636167" w:rsidRPr="00881BB5">
        <w:rPr>
          <w:rFonts w:cs="Times New Roman"/>
          <w:szCs w:val="24"/>
        </w:rPr>
        <w:t xml:space="preserve"> </w:t>
      </w:r>
      <w:r w:rsidR="00D1362B" w:rsidRPr="00881BB5">
        <w:rPr>
          <w:rFonts w:cs="Times New Roman"/>
          <w:szCs w:val="24"/>
        </w:rPr>
        <w:t xml:space="preserve">from the same turf community </w:t>
      </w:r>
      <w:r w:rsidR="00636167" w:rsidRPr="00881BB5">
        <w:rPr>
          <w:rFonts w:cs="Times New Roman"/>
          <w:szCs w:val="24"/>
        </w:rPr>
        <w:t xml:space="preserve">(with probability </w:t>
      </w:r>
      <w:r w:rsidR="00636167" w:rsidRPr="00881BB5">
        <w:rPr>
          <w:rFonts w:cs="Times New Roman"/>
          <w:i/>
          <w:szCs w:val="24"/>
        </w:rPr>
        <w:t>1 – m</w:t>
      </w:r>
      <w:r w:rsidR="00636167" w:rsidRPr="00881BB5">
        <w:rPr>
          <w:rFonts w:cs="Times New Roman"/>
          <w:szCs w:val="24"/>
        </w:rPr>
        <w:t xml:space="preserve">), or replaced with a randomly selected </w:t>
      </w:r>
      <w:r w:rsidR="008D7D7B">
        <w:rPr>
          <w:rFonts w:cs="Times New Roman"/>
          <w:szCs w:val="24"/>
        </w:rPr>
        <w:t>offspring</w:t>
      </w:r>
      <w:r w:rsidR="00636167" w:rsidRPr="00881BB5">
        <w:rPr>
          <w:rFonts w:cs="Times New Roman"/>
          <w:szCs w:val="24"/>
        </w:rPr>
        <w:t xml:space="preserve"> from the site</w:t>
      </w:r>
      <w:del w:id="62" w:author="John Guittar" w:date="2016-03-28T19:29:00Z">
        <w:r w:rsidR="00636167" w:rsidRPr="00881BB5">
          <w:rPr>
            <w:rFonts w:cs="Times New Roman"/>
            <w:szCs w:val="24"/>
          </w:rPr>
          <w:delText xml:space="preserve"> species pool</w:delText>
        </w:r>
      </w:del>
      <w:ins w:id="63" w:author="John Guittar" w:date="2016-03-28T19:29:00Z">
        <w:r w:rsidR="00624560">
          <w:rPr>
            <w:rFonts w:cs="Times New Roman"/>
            <w:szCs w:val="24"/>
          </w:rPr>
          <w:t>-level community</w:t>
        </w:r>
      </w:ins>
      <w:r w:rsidR="00636167" w:rsidRPr="00881BB5">
        <w:rPr>
          <w:rFonts w:cs="Times New Roman"/>
          <w:szCs w:val="24"/>
        </w:rPr>
        <w:t xml:space="preserve"> (with probability </w:t>
      </w:r>
      <w:r w:rsidR="00636167" w:rsidRPr="00881BB5">
        <w:rPr>
          <w:rFonts w:cs="Times New Roman"/>
          <w:i/>
          <w:szCs w:val="24"/>
        </w:rPr>
        <w:t>m</w:t>
      </w:r>
      <w:r w:rsidR="00636167" w:rsidRPr="00881BB5">
        <w:rPr>
          <w:rFonts w:cs="Times New Roman"/>
          <w:szCs w:val="24"/>
        </w:rPr>
        <w:t>)</w:t>
      </w:r>
      <w:r w:rsidR="00F33487" w:rsidRPr="00881BB5">
        <w:rPr>
          <w:rFonts w:cs="Times New Roman"/>
          <w:szCs w:val="24"/>
        </w:rPr>
        <w:t xml:space="preserve">. </w:t>
      </w:r>
      <w:r w:rsidR="005C464B" w:rsidRPr="00881BB5">
        <w:rPr>
          <w:rFonts w:cs="Times New Roman"/>
          <w:szCs w:val="24"/>
        </w:rPr>
        <w:t>E</w:t>
      </w:r>
      <w:r w:rsidR="00D1362B" w:rsidRPr="00881BB5">
        <w:rPr>
          <w:rFonts w:cs="Times New Roman"/>
          <w:szCs w:val="24"/>
        </w:rPr>
        <w:t xml:space="preserve">ach </w:t>
      </w:r>
      <w:r w:rsidR="005C464B" w:rsidRPr="00881BB5">
        <w:rPr>
          <w:rFonts w:cs="Times New Roman"/>
          <w:szCs w:val="24"/>
        </w:rPr>
        <w:t>step is</w:t>
      </w:r>
      <w:r w:rsidR="00D1362B" w:rsidRPr="00881BB5">
        <w:rPr>
          <w:rFonts w:cs="Times New Roman"/>
          <w:szCs w:val="24"/>
        </w:rPr>
        <w:t xml:space="preserve"> a ‘replacement event</w:t>
      </w:r>
      <w:r w:rsidR="00636167" w:rsidRPr="00881BB5">
        <w:rPr>
          <w:rFonts w:cs="Times New Roman"/>
          <w:szCs w:val="24"/>
        </w:rPr>
        <w:t>.</w:t>
      </w:r>
      <w:r w:rsidR="00D1362B" w:rsidRPr="00881BB5">
        <w:rPr>
          <w:rFonts w:cs="Times New Roman"/>
          <w:szCs w:val="24"/>
        </w:rPr>
        <w:t>’</w:t>
      </w:r>
      <w:r w:rsidR="00636167" w:rsidRPr="00881BB5">
        <w:rPr>
          <w:rFonts w:cs="Times New Roman"/>
          <w:szCs w:val="24"/>
        </w:rPr>
        <w:t xml:space="preserve"> </w:t>
      </w:r>
      <w:r w:rsidR="005C464B" w:rsidRPr="00881BB5">
        <w:rPr>
          <w:rFonts w:cs="Times New Roman"/>
          <w:szCs w:val="24"/>
        </w:rPr>
        <w:t>The site</w:t>
      </w:r>
      <w:del w:id="64" w:author="John Guittar" w:date="2016-03-28T19:29:00Z">
        <w:r w:rsidR="005C464B" w:rsidRPr="00881BB5">
          <w:rPr>
            <w:rFonts w:cs="Times New Roman"/>
            <w:szCs w:val="24"/>
          </w:rPr>
          <w:delText xml:space="preserve"> species pool</w:delText>
        </w:r>
      </w:del>
      <w:ins w:id="65" w:author="John Guittar" w:date="2016-03-28T19:29:00Z">
        <w:r w:rsidR="00624560">
          <w:rPr>
            <w:rFonts w:cs="Times New Roman"/>
            <w:szCs w:val="24"/>
          </w:rPr>
          <w:t>-level</w:t>
        </w:r>
        <w:r w:rsidR="005C464B" w:rsidRPr="00881BB5">
          <w:rPr>
            <w:rFonts w:cs="Times New Roman"/>
            <w:szCs w:val="24"/>
          </w:rPr>
          <w:t xml:space="preserve"> </w:t>
        </w:r>
        <w:r w:rsidR="00624560">
          <w:rPr>
            <w:rFonts w:cs="Times New Roman"/>
            <w:szCs w:val="24"/>
          </w:rPr>
          <w:t>community</w:t>
        </w:r>
      </w:ins>
      <w:r w:rsidR="005C464B" w:rsidRPr="00881BB5">
        <w:rPr>
          <w:rFonts w:cs="Times New Roman"/>
          <w:szCs w:val="24"/>
        </w:rPr>
        <w:t xml:space="preserve"> i</w:t>
      </w:r>
      <w:r w:rsidR="00636167" w:rsidRPr="00881BB5">
        <w:rPr>
          <w:rFonts w:cs="Times New Roman"/>
          <w:szCs w:val="24"/>
        </w:rPr>
        <w:t>s conceptually equivalent to Hubbell’s ‘metacommunity’</w:t>
      </w:r>
      <w:del w:id="66" w:author="John Guittar" w:date="2016-03-28T19:29:00Z">
        <w:r w:rsidR="00636167" w:rsidRPr="00881BB5">
          <w:rPr>
            <w:rFonts w:cs="Times New Roman"/>
            <w:szCs w:val="24"/>
          </w:rPr>
          <w:delText xml:space="preserve"> or a regional species pool</w:delText>
        </w:r>
      </w:del>
      <w:r w:rsidR="00636167" w:rsidRPr="00881BB5">
        <w:rPr>
          <w:rFonts w:cs="Times New Roman"/>
          <w:szCs w:val="24"/>
        </w:rPr>
        <w:t xml:space="preserve">, </w:t>
      </w:r>
      <w:r w:rsidR="005C464B" w:rsidRPr="00881BB5">
        <w:rPr>
          <w:rFonts w:cs="Times New Roman"/>
          <w:szCs w:val="24"/>
        </w:rPr>
        <w:t xml:space="preserve">and is defined </w:t>
      </w:r>
      <w:r w:rsidR="00636167" w:rsidRPr="00881BB5">
        <w:rPr>
          <w:rFonts w:cs="Times New Roman"/>
          <w:szCs w:val="24"/>
        </w:rPr>
        <w:t xml:space="preserve">as the net composition of the ten control turfs present at each site. </w:t>
      </w:r>
      <w:r w:rsidR="00D1362B" w:rsidRPr="00881BB5">
        <w:rPr>
          <w:rFonts w:cs="Times New Roman"/>
          <w:szCs w:val="24"/>
        </w:rPr>
        <w:t>The</w:t>
      </w:r>
      <w:r w:rsidR="00636167" w:rsidRPr="00881BB5">
        <w:rPr>
          <w:rFonts w:cs="Times New Roman"/>
          <w:szCs w:val="24"/>
        </w:rPr>
        <w:t xml:space="preserve"> model has two parameters:</w:t>
      </w:r>
      <w:r w:rsidR="00187AD7" w:rsidRPr="00881BB5">
        <w:rPr>
          <w:rFonts w:cs="Times New Roman"/>
          <w:szCs w:val="24"/>
        </w:rPr>
        <w:t xml:space="preserve"> replacement rate (</w:t>
      </w:r>
      <w:r w:rsidR="00187AD7" w:rsidRPr="00881BB5">
        <w:rPr>
          <w:rFonts w:cs="Times New Roman"/>
          <w:i/>
          <w:szCs w:val="24"/>
        </w:rPr>
        <w:t>d</w:t>
      </w:r>
      <w:r w:rsidR="00187AD7" w:rsidRPr="00881BB5">
        <w:rPr>
          <w:rFonts w:cs="Times New Roman"/>
          <w:szCs w:val="24"/>
        </w:rPr>
        <w:t xml:space="preserve">), </w:t>
      </w:r>
      <w:r w:rsidR="00CD3E54" w:rsidRPr="00881BB5">
        <w:rPr>
          <w:rFonts w:cs="Times New Roman"/>
          <w:szCs w:val="24"/>
        </w:rPr>
        <w:t xml:space="preserve">which </w:t>
      </w:r>
      <w:r w:rsidR="00636167" w:rsidRPr="00881BB5">
        <w:rPr>
          <w:rFonts w:cs="Times New Roman"/>
          <w:szCs w:val="24"/>
        </w:rPr>
        <w:t>is</w:t>
      </w:r>
      <w:r w:rsidR="00CD3E54" w:rsidRPr="00881BB5">
        <w:rPr>
          <w:rFonts w:cs="Times New Roman"/>
          <w:szCs w:val="24"/>
        </w:rPr>
        <w:t xml:space="preserve"> </w:t>
      </w:r>
      <w:r w:rsidR="00187AD7" w:rsidRPr="00881BB5">
        <w:rPr>
          <w:rFonts w:cs="Times New Roman"/>
          <w:szCs w:val="24"/>
        </w:rPr>
        <w:t>the number of replac</w:t>
      </w:r>
      <w:r w:rsidR="00636167" w:rsidRPr="00881BB5">
        <w:rPr>
          <w:rFonts w:cs="Times New Roman"/>
          <w:szCs w:val="24"/>
        </w:rPr>
        <w:t xml:space="preserve">ement events between </w:t>
      </w:r>
      <w:r w:rsidR="00A349E2" w:rsidRPr="00881BB5">
        <w:rPr>
          <w:rFonts w:cs="Times New Roman"/>
          <w:szCs w:val="24"/>
        </w:rPr>
        <w:t xml:space="preserve">each pair of </w:t>
      </w:r>
      <w:r w:rsidR="005C464B" w:rsidRPr="00881BB5">
        <w:rPr>
          <w:rFonts w:cs="Times New Roman"/>
          <w:szCs w:val="24"/>
        </w:rPr>
        <w:t xml:space="preserve">consecutive </w:t>
      </w:r>
      <w:r w:rsidR="00A349E2" w:rsidRPr="00881BB5">
        <w:rPr>
          <w:rFonts w:cs="Times New Roman"/>
          <w:szCs w:val="24"/>
        </w:rPr>
        <w:t>y</w:t>
      </w:r>
      <w:r w:rsidR="00636167" w:rsidRPr="00881BB5">
        <w:rPr>
          <w:rFonts w:cs="Times New Roman"/>
          <w:szCs w:val="24"/>
        </w:rPr>
        <w:t>ears</w:t>
      </w:r>
      <w:r w:rsidR="00187AD7" w:rsidRPr="00881BB5">
        <w:rPr>
          <w:rFonts w:cs="Times New Roman"/>
          <w:szCs w:val="24"/>
        </w:rPr>
        <w:t>, and immigration rate (</w:t>
      </w:r>
      <w:r w:rsidR="00187AD7" w:rsidRPr="00881BB5">
        <w:rPr>
          <w:rFonts w:cs="Times New Roman"/>
          <w:i/>
          <w:szCs w:val="24"/>
        </w:rPr>
        <w:t>m</w:t>
      </w:r>
      <w:r w:rsidR="00187AD7" w:rsidRPr="00881BB5">
        <w:rPr>
          <w:rFonts w:cs="Times New Roman"/>
          <w:szCs w:val="24"/>
        </w:rPr>
        <w:t xml:space="preserve">), </w:t>
      </w:r>
      <w:r w:rsidR="00CD3E54" w:rsidRPr="00881BB5">
        <w:rPr>
          <w:rFonts w:cs="Times New Roman"/>
          <w:szCs w:val="24"/>
        </w:rPr>
        <w:t xml:space="preserve">which </w:t>
      </w:r>
      <w:r w:rsidR="00636167" w:rsidRPr="00881BB5">
        <w:rPr>
          <w:rFonts w:cs="Times New Roman"/>
          <w:szCs w:val="24"/>
        </w:rPr>
        <w:t>is t</w:t>
      </w:r>
      <w:r w:rsidR="00187AD7" w:rsidRPr="00881BB5">
        <w:rPr>
          <w:rFonts w:cs="Times New Roman"/>
          <w:szCs w:val="24"/>
        </w:rPr>
        <w:t>he probability that replacement</w:t>
      </w:r>
      <w:r w:rsidR="005C464B" w:rsidRPr="00881BB5">
        <w:rPr>
          <w:rFonts w:cs="Times New Roman"/>
          <w:szCs w:val="24"/>
        </w:rPr>
        <w:t>s</w:t>
      </w:r>
      <w:r w:rsidR="00187AD7" w:rsidRPr="00881BB5">
        <w:rPr>
          <w:rFonts w:cs="Times New Roman"/>
          <w:szCs w:val="24"/>
        </w:rPr>
        <w:t xml:space="preserve"> </w:t>
      </w:r>
      <w:r w:rsidR="005C464B" w:rsidRPr="00881BB5">
        <w:rPr>
          <w:rFonts w:cs="Times New Roman"/>
          <w:szCs w:val="24"/>
        </w:rPr>
        <w:t>are</w:t>
      </w:r>
      <w:r w:rsidR="00636167" w:rsidRPr="00881BB5">
        <w:rPr>
          <w:rFonts w:cs="Times New Roman"/>
          <w:szCs w:val="24"/>
        </w:rPr>
        <w:t xml:space="preserve"> drawn from</w:t>
      </w:r>
      <w:r w:rsidR="00187AD7" w:rsidRPr="00881BB5">
        <w:rPr>
          <w:rFonts w:cs="Times New Roman"/>
          <w:szCs w:val="24"/>
        </w:rPr>
        <w:t xml:space="preserve"> the </w:t>
      </w:r>
      <w:r w:rsidR="005C464B" w:rsidRPr="00881BB5">
        <w:rPr>
          <w:rFonts w:cs="Times New Roman"/>
          <w:szCs w:val="24"/>
        </w:rPr>
        <w:t>site</w:t>
      </w:r>
      <w:del w:id="67" w:author="John Guittar" w:date="2016-03-28T19:29:00Z">
        <w:r w:rsidR="005C464B" w:rsidRPr="00881BB5">
          <w:rPr>
            <w:rFonts w:cs="Times New Roman"/>
            <w:szCs w:val="24"/>
          </w:rPr>
          <w:delText xml:space="preserve"> species pool</w:delText>
        </w:r>
      </w:del>
      <w:ins w:id="68" w:author="John Guittar" w:date="2016-03-28T19:29:00Z">
        <w:r w:rsidR="00624560">
          <w:rPr>
            <w:rFonts w:cs="Times New Roman"/>
            <w:szCs w:val="24"/>
          </w:rPr>
          <w:t>-level community</w:t>
        </w:r>
      </w:ins>
      <w:r w:rsidR="00624560">
        <w:rPr>
          <w:rFonts w:cs="Times New Roman"/>
          <w:szCs w:val="24"/>
        </w:rPr>
        <w:t xml:space="preserve"> </w:t>
      </w:r>
      <w:r w:rsidR="00187AD7" w:rsidRPr="00881BB5">
        <w:rPr>
          <w:rFonts w:cs="Times New Roman"/>
          <w:szCs w:val="24"/>
        </w:rPr>
        <w:t>as opposed to</w:t>
      </w:r>
      <w:r w:rsidR="00636167" w:rsidRPr="00881BB5">
        <w:rPr>
          <w:rFonts w:cs="Times New Roman"/>
          <w:szCs w:val="24"/>
        </w:rPr>
        <w:t xml:space="preserve"> from within the turf</w:t>
      </w:r>
      <w:del w:id="69" w:author="John Guittar" w:date="2016-03-28T19:29:00Z">
        <w:r w:rsidR="00636167" w:rsidRPr="00881BB5">
          <w:rPr>
            <w:rFonts w:cs="Times New Roman"/>
            <w:szCs w:val="24"/>
          </w:rPr>
          <w:delText xml:space="preserve"> species pool</w:delText>
        </w:r>
      </w:del>
      <w:ins w:id="70" w:author="John Guittar" w:date="2016-03-28T19:29:00Z">
        <w:r w:rsidR="00624560">
          <w:rPr>
            <w:rFonts w:cs="Times New Roman"/>
            <w:szCs w:val="24"/>
          </w:rPr>
          <w:t>-level community</w:t>
        </w:r>
      </w:ins>
      <w:r w:rsidR="00650078" w:rsidRPr="00881BB5">
        <w:rPr>
          <w:rFonts w:cs="Times New Roman"/>
          <w:szCs w:val="24"/>
        </w:rPr>
        <w:t xml:space="preserve">; see next section for parameter </w:t>
      </w:r>
      <w:r w:rsidR="00650078" w:rsidRPr="00881BB5">
        <w:rPr>
          <w:rFonts w:cs="Times New Roman"/>
          <w:szCs w:val="24"/>
        </w:rPr>
        <w:lastRenderedPageBreak/>
        <w:t>estimation</w:t>
      </w:r>
      <w:r w:rsidR="00636167" w:rsidRPr="00881BB5">
        <w:rPr>
          <w:rFonts w:cs="Times New Roman"/>
          <w:szCs w:val="24"/>
        </w:rPr>
        <w:t xml:space="preserve">. Even though </w:t>
      </w:r>
      <w:r w:rsidR="00DF62CA" w:rsidRPr="00881BB5">
        <w:rPr>
          <w:rFonts w:cs="Times New Roman"/>
          <w:szCs w:val="24"/>
        </w:rPr>
        <w:t xml:space="preserve">turfs are only 25 x 25 cm in size, within-turf recruitment </w:t>
      </w:r>
      <w:r w:rsidR="00196F2C" w:rsidRPr="00881BB5">
        <w:rPr>
          <w:rFonts w:cs="Times New Roman"/>
          <w:szCs w:val="24"/>
        </w:rPr>
        <w:t>is</w:t>
      </w:r>
      <w:r w:rsidR="00D10BDD" w:rsidRPr="00881BB5">
        <w:rPr>
          <w:rFonts w:cs="Times New Roman"/>
          <w:szCs w:val="24"/>
        </w:rPr>
        <w:t xml:space="preserve"> </w:t>
      </w:r>
      <w:r w:rsidR="005C464B" w:rsidRPr="00881BB5">
        <w:rPr>
          <w:rFonts w:cs="Times New Roman"/>
          <w:szCs w:val="24"/>
        </w:rPr>
        <w:t>expected</w:t>
      </w:r>
      <w:r w:rsidR="00DF62CA" w:rsidRPr="00881BB5">
        <w:rPr>
          <w:rFonts w:cs="Times New Roman"/>
          <w:szCs w:val="24"/>
        </w:rPr>
        <w:t xml:space="preserve"> </w:t>
      </w:r>
      <w:r w:rsidR="008D7D7B">
        <w:rPr>
          <w:rFonts w:cs="Times New Roman"/>
          <w:szCs w:val="24"/>
        </w:rPr>
        <w:t xml:space="preserve">to be high </w:t>
      </w:r>
      <w:r w:rsidR="00DF62CA" w:rsidRPr="00881BB5">
        <w:rPr>
          <w:rFonts w:cs="Times New Roman"/>
          <w:szCs w:val="24"/>
        </w:rPr>
        <w:t xml:space="preserve">because most species in our system exhibit some degree of clonal growth </w:t>
      </w:r>
      <w:r w:rsidR="00DF62CA" w:rsidRPr="00881BB5">
        <w:rPr>
          <w:rFonts w:cs="Times New Roman"/>
          <w:szCs w:val="24"/>
        </w:rPr>
        <w:fldChar w:fldCharType="begin" w:fldLock="1"/>
      </w:r>
      <w:r w:rsidR="009F32B8" w:rsidRPr="00881BB5">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62CA" w:rsidRPr="00881BB5">
        <w:rPr>
          <w:rFonts w:cs="Times New Roman"/>
          <w:szCs w:val="24"/>
        </w:rPr>
        <w:fldChar w:fldCharType="separate"/>
      </w:r>
      <w:r w:rsidR="00BE38E4" w:rsidRPr="00881BB5">
        <w:rPr>
          <w:rFonts w:cs="Times New Roman"/>
          <w:noProof/>
          <w:szCs w:val="24"/>
        </w:rPr>
        <w:t>(Klimešová and Bello 2009)</w:t>
      </w:r>
      <w:r w:rsidR="00DF62CA" w:rsidRPr="00881BB5">
        <w:rPr>
          <w:rFonts w:cs="Times New Roman"/>
          <w:szCs w:val="24"/>
        </w:rPr>
        <w:fldChar w:fldCharType="end"/>
      </w:r>
      <w:r w:rsidR="00DF62CA" w:rsidRPr="00881BB5">
        <w:rPr>
          <w:rFonts w:cs="Times New Roman"/>
          <w:szCs w:val="24"/>
        </w:rPr>
        <w:t xml:space="preserve">, and the majority of new stems </w:t>
      </w:r>
      <w:r w:rsidR="008D7D7B">
        <w:rPr>
          <w:rFonts w:cs="Times New Roman"/>
          <w:szCs w:val="24"/>
        </w:rPr>
        <w:t xml:space="preserve">derive </w:t>
      </w:r>
      <w:r w:rsidR="00DF62CA" w:rsidRPr="00881BB5">
        <w:rPr>
          <w:rFonts w:cs="Times New Roman"/>
          <w:szCs w:val="24"/>
        </w:rPr>
        <w:t>from extant genets rather than seed germination</w:t>
      </w:r>
      <w:r w:rsidR="00D10BDD" w:rsidRPr="00881BB5">
        <w:rPr>
          <w:rFonts w:cs="Times New Roman"/>
          <w:szCs w:val="24"/>
        </w:rPr>
        <w:t xml:space="preserve"> (</w:t>
      </w:r>
      <w:r w:rsidR="00650078" w:rsidRPr="00881BB5">
        <w:rPr>
          <w:rFonts w:cs="Times New Roman"/>
          <w:szCs w:val="24"/>
        </w:rPr>
        <w:t>Guittar</w:t>
      </w:r>
      <w:r w:rsidR="00D10BDD" w:rsidRPr="00881BB5">
        <w:rPr>
          <w:rFonts w:cs="Times New Roman"/>
          <w:szCs w:val="24"/>
        </w:rPr>
        <w:t xml:space="preserve"> et al., </w:t>
      </w:r>
      <w:r w:rsidR="00D10BDD" w:rsidRPr="00881BB5">
        <w:rPr>
          <w:rFonts w:cs="Times New Roman"/>
          <w:i/>
          <w:szCs w:val="24"/>
        </w:rPr>
        <w:t>in prep</w:t>
      </w:r>
      <w:r w:rsidR="00D10BDD" w:rsidRPr="00881BB5">
        <w:rPr>
          <w:rFonts w:cs="Times New Roman"/>
          <w:szCs w:val="24"/>
        </w:rPr>
        <w:t>)</w:t>
      </w:r>
      <w:r w:rsidR="008D7D7B">
        <w:rPr>
          <w:rFonts w:cs="Times New Roman"/>
          <w:szCs w:val="24"/>
        </w:rPr>
        <w:t>.</w:t>
      </w:r>
    </w:p>
    <w:p w14:paraId="12DF9765" w14:textId="72E9E8F1" w:rsidR="007A13B6" w:rsidRPr="00881BB5" w:rsidRDefault="00187AD7" w:rsidP="00F308F7">
      <w:pPr>
        <w:spacing w:line="480" w:lineRule="auto"/>
        <w:ind w:firstLine="720"/>
        <w:rPr>
          <w:rFonts w:cs="Times New Roman"/>
          <w:szCs w:val="24"/>
        </w:rPr>
      </w:pPr>
      <w:r w:rsidRPr="00881BB5">
        <w:rPr>
          <w:rFonts w:cs="Times New Roman"/>
          <w:szCs w:val="24"/>
        </w:rPr>
        <w:t>O</w:t>
      </w:r>
      <w:r w:rsidR="0041340F" w:rsidRPr="00881BB5">
        <w:rPr>
          <w:rFonts w:cs="Times New Roman"/>
          <w:szCs w:val="24"/>
        </w:rPr>
        <w:t>ur model differs from Hubbell’s community model in three important ways. First</w:t>
      </w:r>
      <w:r w:rsidR="00BD6815" w:rsidRPr="00881BB5">
        <w:rPr>
          <w:rFonts w:cs="Times New Roman"/>
          <w:szCs w:val="24"/>
        </w:rPr>
        <w:t>,</w:t>
      </w:r>
      <w:r w:rsidR="008D7D7B" w:rsidRPr="008D7D7B">
        <w:rPr>
          <w:rFonts w:cs="Times New Roman"/>
          <w:szCs w:val="24"/>
        </w:rPr>
        <w:t xml:space="preserve"> </w:t>
      </w:r>
      <w:r w:rsidR="008D7D7B" w:rsidRPr="00881BB5">
        <w:rPr>
          <w:rFonts w:cs="Times New Roman"/>
          <w:szCs w:val="24"/>
        </w:rPr>
        <w:t>rather than us</w:t>
      </w:r>
      <w:r w:rsidR="008D7D7B">
        <w:rPr>
          <w:rFonts w:cs="Times New Roman"/>
          <w:szCs w:val="24"/>
        </w:rPr>
        <w:t>e</w:t>
      </w:r>
      <w:r w:rsidR="008D7D7B" w:rsidRPr="00881BB5">
        <w:rPr>
          <w:rFonts w:cs="Times New Roman"/>
          <w:szCs w:val="24"/>
        </w:rPr>
        <w:t xml:space="preserve"> births and deaths of individuals to quantify demographic changes, which would be meaningless and difficult to measure in our predominantly clonal system, we use increases and decreases in percent cover unit</w:t>
      </w:r>
      <w:r w:rsidR="008D7D7B">
        <w:rPr>
          <w:rFonts w:cs="Times New Roman"/>
          <w:szCs w:val="24"/>
        </w:rPr>
        <w:t>s</w:t>
      </w:r>
      <w:r w:rsidR="008D7D7B" w:rsidRPr="00881BB5">
        <w:rPr>
          <w:rFonts w:cs="Times New Roman"/>
          <w:szCs w:val="24"/>
        </w:rPr>
        <w:t xml:space="preserve">. </w:t>
      </w:r>
      <w:r w:rsidR="008D7D7B">
        <w:rPr>
          <w:rFonts w:cs="Times New Roman"/>
          <w:szCs w:val="24"/>
        </w:rPr>
        <w:t xml:space="preserve">Again, to account for layered vegetation or bare ground, </w:t>
      </w:r>
      <w:r w:rsidR="00AD6473">
        <w:rPr>
          <w:rFonts w:cs="Times New Roman"/>
          <w:szCs w:val="24"/>
        </w:rPr>
        <w:t xml:space="preserve">percent </w:t>
      </w:r>
      <w:r w:rsidR="008D7D7B" w:rsidRPr="00881BB5">
        <w:rPr>
          <w:rFonts w:cs="Times New Roman"/>
          <w:szCs w:val="24"/>
        </w:rPr>
        <w:t>cover units need not sum to 100</w:t>
      </w:r>
      <w:r w:rsidR="00AD6473">
        <w:rPr>
          <w:rFonts w:cs="Times New Roman"/>
          <w:szCs w:val="24"/>
        </w:rPr>
        <w:t xml:space="preserve"> (</w:t>
      </w:r>
      <w:r w:rsidR="00AD6473" w:rsidRPr="00881BB5">
        <w:rPr>
          <w:rFonts w:cs="Times New Roman"/>
          <w:szCs w:val="24"/>
        </w:rPr>
        <w:t xml:space="preserve">mean cover in control plots across sites </w:t>
      </w:r>
      <w:r w:rsidR="00AD6473">
        <w:rPr>
          <w:rFonts w:cs="Times New Roman"/>
          <w:szCs w:val="24"/>
        </w:rPr>
        <w:t>and years ranged</w:t>
      </w:r>
      <w:r w:rsidR="00AD6473" w:rsidRPr="00881BB5">
        <w:rPr>
          <w:rFonts w:cs="Times New Roman"/>
          <w:szCs w:val="24"/>
        </w:rPr>
        <w:t xml:space="preserve"> from 87 ± 25% to 127 ± 29.7%</w:t>
      </w:r>
      <w:r w:rsidR="00AD6473">
        <w:rPr>
          <w:rFonts w:cs="Times New Roman"/>
          <w:szCs w:val="24"/>
        </w:rPr>
        <w:t>)</w:t>
      </w:r>
      <w:r w:rsidR="00AD6473" w:rsidRPr="00881BB5">
        <w:rPr>
          <w:rFonts w:cs="Times New Roman"/>
          <w:szCs w:val="24"/>
        </w:rPr>
        <w:t>.</w:t>
      </w:r>
      <w:r w:rsidR="008D7D7B">
        <w:rPr>
          <w:rFonts w:cs="Times New Roman"/>
          <w:szCs w:val="24"/>
        </w:rPr>
        <w:t xml:space="preserve"> Second, </w:t>
      </w:r>
      <w:r w:rsidR="008D7D7B" w:rsidRPr="00881BB5">
        <w:rPr>
          <w:rFonts w:cs="Times New Roman"/>
          <w:szCs w:val="24"/>
        </w:rPr>
        <w:t xml:space="preserve">we relax the assumption of zero-sum replacement and instead force </w:t>
      </w:r>
      <w:r w:rsidR="00AD6473">
        <w:rPr>
          <w:rFonts w:cs="Times New Roman"/>
          <w:szCs w:val="24"/>
        </w:rPr>
        <w:t>simulated percent cover</w:t>
      </w:r>
      <w:r w:rsidR="008D7D7B">
        <w:rPr>
          <w:rFonts w:cs="Times New Roman"/>
          <w:szCs w:val="24"/>
        </w:rPr>
        <w:t xml:space="preserve"> </w:t>
      </w:r>
      <w:r w:rsidR="008D7D7B" w:rsidRPr="00881BB5">
        <w:rPr>
          <w:rFonts w:cs="Times New Roman"/>
          <w:szCs w:val="24"/>
        </w:rPr>
        <w:t xml:space="preserve">to match observed </w:t>
      </w:r>
      <w:r w:rsidR="00AD6473">
        <w:rPr>
          <w:rFonts w:cs="Times New Roman"/>
          <w:szCs w:val="24"/>
        </w:rPr>
        <w:t>percent cover</w:t>
      </w:r>
      <w:r w:rsidR="008D7D7B" w:rsidRPr="00881BB5">
        <w:rPr>
          <w:rFonts w:cs="Times New Roman"/>
          <w:szCs w:val="24"/>
        </w:rPr>
        <w:t xml:space="preserve"> over the duration of the experiment</w:t>
      </w:r>
      <w:r w:rsidR="00AD6473">
        <w:rPr>
          <w:rFonts w:cs="Times New Roman"/>
          <w:szCs w:val="24"/>
        </w:rPr>
        <w:t>.</w:t>
      </w:r>
      <w:r w:rsidR="00BD6815" w:rsidRPr="00881BB5">
        <w:rPr>
          <w:rFonts w:cs="Times New Roman"/>
          <w:szCs w:val="24"/>
        </w:rPr>
        <w:t xml:space="preserve"> </w:t>
      </w:r>
      <w:r w:rsidR="0041340F" w:rsidRPr="00881BB5">
        <w:rPr>
          <w:rFonts w:cs="Times New Roman"/>
          <w:szCs w:val="24"/>
        </w:rPr>
        <w:t>T</w:t>
      </w:r>
      <w:r w:rsidR="007A13B6" w:rsidRPr="00881BB5">
        <w:rPr>
          <w:rFonts w:cs="Times New Roman"/>
          <w:szCs w:val="24"/>
        </w:rPr>
        <w:t>hird</w:t>
      </w:r>
      <w:r w:rsidR="0041340F" w:rsidRPr="00881BB5">
        <w:rPr>
          <w:rFonts w:cs="Times New Roman"/>
          <w:szCs w:val="24"/>
        </w:rPr>
        <w:t xml:space="preserve">, we </w:t>
      </w:r>
      <w:r w:rsidR="005C464B" w:rsidRPr="00881BB5">
        <w:rPr>
          <w:rFonts w:cs="Times New Roman"/>
          <w:szCs w:val="24"/>
        </w:rPr>
        <w:t>allow site</w:t>
      </w:r>
      <w:del w:id="71" w:author="John Guittar" w:date="2016-03-28T19:29:00Z">
        <w:r w:rsidR="005C464B" w:rsidRPr="00881BB5">
          <w:rPr>
            <w:rFonts w:cs="Times New Roman"/>
            <w:szCs w:val="24"/>
          </w:rPr>
          <w:delText xml:space="preserve"> species pools</w:delText>
        </w:r>
      </w:del>
      <w:ins w:id="72" w:author="John Guittar" w:date="2016-03-28T19:29:00Z">
        <w:r w:rsidR="00624560">
          <w:rPr>
            <w:rFonts w:cs="Times New Roman"/>
            <w:szCs w:val="24"/>
          </w:rPr>
          <w:t>-level communities</w:t>
        </w:r>
      </w:ins>
      <w:r w:rsidR="00624560">
        <w:rPr>
          <w:rFonts w:cs="Times New Roman"/>
          <w:szCs w:val="24"/>
        </w:rPr>
        <w:t xml:space="preserve"> to </w:t>
      </w:r>
      <w:r w:rsidR="005C464B" w:rsidRPr="00881BB5">
        <w:rPr>
          <w:rFonts w:cs="Times New Roman"/>
          <w:szCs w:val="24"/>
        </w:rPr>
        <w:t>vary by recalculating them after each census.</w:t>
      </w:r>
    </w:p>
    <w:p w14:paraId="051EDB13" w14:textId="03D11130" w:rsidR="00680686" w:rsidRPr="00881BB5" w:rsidRDefault="00187AD7" w:rsidP="00F308F7">
      <w:pPr>
        <w:spacing w:line="480" w:lineRule="auto"/>
        <w:ind w:firstLine="720"/>
        <w:rPr>
          <w:rFonts w:cs="Times New Roman"/>
          <w:szCs w:val="24"/>
        </w:rPr>
      </w:pPr>
      <w:r w:rsidRPr="00881BB5">
        <w:rPr>
          <w:rFonts w:cs="Times New Roman"/>
          <w:szCs w:val="24"/>
        </w:rPr>
        <w:t xml:space="preserve">We simulated community dynamics from 2009 to 2013 on an individual turf basis, </w:t>
      </w:r>
      <w:r w:rsidR="00AD6473">
        <w:rPr>
          <w:rFonts w:cs="Times New Roman"/>
          <w:szCs w:val="24"/>
        </w:rPr>
        <w:t>calculating species and trait dissimilarities to local controls each year</w:t>
      </w:r>
      <w:r w:rsidRPr="00881BB5">
        <w:rPr>
          <w:rFonts w:cs="Times New Roman"/>
          <w:szCs w:val="24"/>
        </w:rPr>
        <w:t>. The si</w:t>
      </w:r>
      <w:r w:rsidR="00AD6473">
        <w:rPr>
          <w:rFonts w:cs="Times New Roman"/>
          <w:szCs w:val="24"/>
        </w:rPr>
        <w:t>mulation was repeated 100 times and the resulting</w:t>
      </w:r>
      <w:r w:rsidRPr="00881BB5">
        <w:rPr>
          <w:rFonts w:cs="Times New Roman"/>
          <w:szCs w:val="24"/>
        </w:rPr>
        <w:t xml:space="preserve"> values </w:t>
      </w:r>
      <w:r w:rsidR="00DF62CA" w:rsidRPr="00881BB5">
        <w:rPr>
          <w:rFonts w:cs="Times New Roman"/>
          <w:szCs w:val="24"/>
        </w:rPr>
        <w:t>we</w:t>
      </w:r>
      <w:r w:rsidRPr="00881BB5">
        <w:rPr>
          <w:rFonts w:cs="Times New Roman"/>
          <w:szCs w:val="24"/>
        </w:rPr>
        <w:t xml:space="preserve">re averaged. Simulation data for 2010 </w:t>
      </w:r>
      <w:r w:rsidR="00AD6473">
        <w:rPr>
          <w:rFonts w:cs="Times New Roman"/>
          <w:szCs w:val="24"/>
        </w:rPr>
        <w:t>were omitted</w:t>
      </w:r>
      <w:r w:rsidRPr="00881BB5">
        <w:rPr>
          <w:rFonts w:cs="Times New Roman"/>
          <w:szCs w:val="24"/>
        </w:rPr>
        <w:t xml:space="preserve"> because field </w:t>
      </w:r>
      <w:r w:rsidR="000A5302">
        <w:rPr>
          <w:rFonts w:cs="Times New Roman"/>
          <w:szCs w:val="24"/>
        </w:rPr>
        <w:t xml:space="preserve">observations </w:t>
      </w:r>
      <w:r w:rsidRPr="00881BB5">
        <w:rPr>
          <w:rFonts w:cs="Times New Roman"/>
          <w:szCs w:val="24"/>
        </w:rPr>
        <w:t>do not exist for that year.</w:t>
      </w:r>
      <w:r w:rsidR="00680686" w:rsidRPr="00881BB5">
        <w:rPr>
          <w:rFonts w:cs="Times New Roman"/>
          <w:szCs w:val="24"/>
        </w:rPr>
        <w:t xml:space="preserve"> Paired t-tests were used to determine when observed and simulated null expectations differed significantly.</w:t>
      </w:r>
    </w:p>
    <w:p w14:paraId="7E390BD0" w14:textId="77777777" w:rsidR="00E808B0" w:rsidRPr="0088015B" w:rsidRDefault="00E808B0" w:rsidP="00F308F7">
      <w:pPr>
        <w:spacing w:line="480" w:lineRule="auto"/>
        <w:rPr>
          <w:rFonts w:cs="Times New Roman"/>
          <w:szCs w:val="24"/>
        </w:rPr>
      </w:pPr>
    </w:p>
    <w:p w14:paraId="62EABA80" w14:textId="464374A4" w:rsidR="00E16E80" w:rsidRPr="00881BB5" w:rsidRDefault="00E808B0" w:rsidP="00F308F7">
      <w:pPr>
        <w:spacing w:line="480" w:lineRule="auto"/>
        <w:rPr>
          <w:rFonts w:cs="Times New Roman"/>
          <w:szCs w:val="24"/>
        </w:rPr>
      </w:pPr>
      <w:r w:rsidRPr="00881BB5">
        <w:rPr>
          <w:rFonts w:cs="Times New Roman"/>
          <w:b/>
          <w:szCs w:val="24"/>
        </w:rPr>
        <w:t xml:space="preserve">Estimating model parameters: </w:t>
      </w:r>
      <w:r w:rsidR="00CF4CD8">
        <w:rPr>
          <w:rFonts w:cs="Times New Roman"/>
          <w:szCs w:val="24"/>
        </w:rPr>
        <w:t>We used community census data</w:t>
      </w:r>
      <w:r w:rsidR="00315467" w:rsidRPr="00881BB5">
        <w:rPr>
          <w:rFonts w:cs="Times New Roman"/>
          <w:szCs w:val="24"/>
        </w:rPr>
        <w:t xml:space="preserve"> from our control turfs to </w:t>
      </w:r>
      <w:r w:rsidR="00B776BD" w:rsidRPr="00881BB5">
        <w:rPr>
          <w:rFonts w:cs="Times New Roman"/>
          <w:szCs w:val="24"/>
        </w:rPr>
        <w:t>estimate</w:t>
      </w:r>
      <w:r w:rsidR="009630DC" w:rsidRPr="00881BB5">
        <w:rPr>
          <w:rFonts w:cs="Times New Roman"/>
          <w:szCs w:val="24"/>
        </w:rPr>
        <w:t xml:space="preserve"> replacement rate </w:t>
      </w:r>
      <w:r w:rsidR="00DF62CA" w:rsidRPr="00881BB5">
        <w:rPr>
          <w:rFonts w:cs="Times New Roman"/>
          <w:szCs w:val="24"/>
        </w:rPr>
        <w:t>(</w:t>
      </w:r>
      <w:r w:rsidR="00DF62CA" w:rsidRPr="00881BB5">
        <w:rPr>
          <w:rFonts w:cs="Times New Roman"/>
          <w:i/>
          <w:szCs w:val="24"/>
        </w:rPr>
        <w:t>d</w:t>
      </w:r>
      <w:r w:rsidR="00DF62CA" w:rsidRPr="00881BB5">
        <w:rPr>
          <w:rFonts w:cs="Times New Roman"/>
          <w:szCs w:val="24"/>
        </w:rPr>
        <w:t xml:space="preserve">) </w:t>
      </w:r>
      <w:r w:rsidR="009630DC" w:rsidRPr="00881BB5">
        <w:rPr>
          <w:rFonts w:cs="Times New Roman"/>
          <w:szCs w:val="24"/>
        </w:rPr>
        <w:t xml:space="preserve">and immigration </w:t>
      </w:r>
      <w:r w:rsidR="00667809" w:rsidRPr="00881BB5">
        <w:rPr>
          <w:rFonts w:cs="Times New Roman"/>
          <w:szCs w:val="24"/>
        </w:rPr>
        <w:t xml:space="preserve">rate </w:t>
      </w:r>
      <w:r w:rsidR="00DF62CA" w:rsidRPr="00881BB5">
        <w:rPr>
          <w:rFonts w:cs="Times New Roman"/>
          <w:szCs w:val="24"/>
        </w:rPr>
        <w:t>(</w:t>
      </w:r>
      <w:r w:rsidR="00DF62CA" w:rsidRPr="00881BB5">
        <w:rPr>
          <w:rFonts w:cs="Times New Roman"/>
          <w:i/>
          <w:szCs w:val="24"/>
        </w:rPr>
        <w:t>m</w:t>
      </w:r>
      <w:r w:rsidR="00DF62CA" w:rsidRPr="00881BB5">
        <w:rPr>
          <w:rFonts w:cs="Times New Roman"/>
          <w:szCs w:val="24"/>
        </w:rPr>
        <w:t xml:space="preserve">) </w:t>
      </w:r>
      <w:r w:rsidR="00667809" w:rsidRPr="00881BB5">
        <w:rPr>
          <w:rFonts w:cs="Times New Roman"/>
          <w:szCs w:val="24"/>
        </w:rPr>
        <w:t>at each site.</w:t>
      </w:r>
      <w:r w:rsidR="009630DC" w:rsidRPr="00881BB5">
        <w:rPr>
          <w:rFonts w:cs="Times New Roman"/>
          <w:szCs w:val="24"/>
        </w:rPr>
        <w:t xml:space="preserve"> We set </w:t>
      </w:r>
      <w:r w:rsidR="00DF62CA" w:rsidRPr="00881BB5">
        <w:rPr>
          <w:rFonts w:cs="Times New Roman"/>
          <w:i/>
          <w:szCs w:val="24"/>
        </w:rPr>
        <w:t>d</w:t>
      </w:r>
      <w:r w:rsidR="009630DC" w:rsidRPr="00881BB5">
        <w:rPr>
          <w:rFonts w:cs="Times New Roman"/>
          <w:szCs w:val="24"/>
        </w:rPr>
        <w:t xml:space="preserve"> equal to </w:t>
      </w:r>
      <w:r w:rsidR="00667809" w:rsidRPr="00881BB5">
        <w:rPr>
          <w:rFonts w:cs="Times New Roman"/>
          <w:szCs w:val="24"/>
        </w:rPr>
        <w:t xml:space="preserve">half </w:t>
      </w:r>
      <w:r w:rsidR="009630DC" w:rsidRPr="00881BB5">
        <w:rPr>
          <w:rFonts w:cs="Times New Roman"/>
          <w:szCs w:val="24"/>
        </w:rPr>
        <w:t xml:space="preserve">the </w:t>
      </w:r>
      <w:r w:rsidR="00667809" w:rsidRPr="00881BB5">
        <w:rPr>
          <w:rFonts w:cs="Times New Roman"/>
          <w:szCs w:val="24"/>
        </w:rPr>
        <w:t xml:space="preserve">sum of </w:t>
      </w:r>
      <w:r w:rsidR="009630DC" w:rsidRPr="00881BB5">
        <w:rPr>
          <w:rFonts w:cs="Times New Roman"/>
          <w:szCs w:val="24"/>
        </w:rPr>
        <w:t xml:space="preserve">differences in species covers in control turfs between years at </w:t>
      </w:r>
      <w:r w:rsidR="00E16E80" w:rsidRPr="00881BB5">
        <w:rPr>
          <w:rFonts w:cs="Times New Roman"/>
          <w:szCs w:val="24"/>
        </w:rPr>
        <w:t>each site</w:t>
      </w:r>
      <w:r w:rsidR="00C70B0D" w:rsidRPr="00881BB5">
        <w:rPr>
          <w:rFonts w:cs="Times New Roman"/>
          <w:szCs w:val="24"/>
        </w:rPr>
        <w:t xml:space="preserve">. </w:t>
      </w:r>
      <w:del w:id="73" w:author="John Guittar" w:date="2016-04-11T17:00:00Z">
        <w:r w:rsidR="00C70B0D" w:rsidRPr="00881BB5" w:rsidDel="006F5867">
          <w:rPr>
            <w:rFonts w:cs="Times New Roman"/>
            <w:szCs w:val="24"/>
          </w:rPr>
          <w:delText>It was necessary to divide</w:delText>
        </w:r>
      </w:del>
      <w:ins w:id="74" w:author="John Guittar" w:date="2016-04-11T17:00:00Z">
        <w:r w:rsidR="006F5867">
          <w:rPr>
            <w:rFonts w:cs="Times New Roman"/>
            <w:szCs w:val="24"/>
          </w:rPr>
          <w:t>We divided</w:t>
        </w:r>
      </w:ins>
      <w:r w:rsidR="00C70B0D" w:rsidRPr="00881BB5">
        <w:rPr>
          <w:rFonts w:cs="Times New Roman"/>
          <w:szCs w:val="24"/>
        </w:rPr>
        <w:t xml:space="preserve"> by two because each replacement event </w:t>
      </w:r>
      <w:r w:rsidR="00CF4CD8">
        <w:rPr>
          <w:rFonts w:cs="Times New Roman"/>
          <w:szCs w:val="24"/>
        </w:rPr>
        <w:t xml:space="preserve">constitutes </w:t>
      </w:r>
      <w:r w:rsidR="00C70B0D" w:rsidRPr="00881BB5">
        <w:rPr>
          <w:rFonts w:cs="Times New Roman"/>
          <w:szCs w:val="24"/>
        </w:rPr>
        <w:t xml:space="preserve">two shifts in species </w:t>
      </w:r>
      <w:r w:rsidR="00C70B0D" w:rsidRPr="00881BB5">
        <w:rPr>
          <w:rFonts w:cs="Times New Roman"/>
          <w:szCs w:val="24"/>
        </w:rPr>
        <w:lastRenderedPageBreak/>
        <w:t>covers, one increase and one decrease. Values of</w:t>
      </w:r>
      <w:r w:rsidR="00C70B0D" w:rsidRPr="00881BB5">
        <w:rPr>
          <w:rFonts w:cs="Times New Roman"/>
          <w:i/>
          <w:szCs w:val="24"/>
        </w:rPr>
        <w:t xml:space="preserve"> d</w:t>
      </w:r>
      <w:r w:rsidR="00C70B0D" w:rsidRPr="00881BB5">
        <w:rPr>
          <w:rFonts w:cs="Times New Roman"/>
          <w:szCs w:val="24"/>
        </w:rPr>
        <w:t xml:space="preserve"> ranged from 19.7 to 37.4. </w:t>
      </w:r>
      <w:del w:id="75" w:author="John Guittar" w:date="2016-04-11T16:17:00Z">
        <w:r w:rsidR="00667809" w:rsidRPr="00881BB5" w:rsidDel="00670FBA">
          <w:rPr>
            <w:rFonts w:cs="Times New Roman"/>
            <w:szCs w:val="24"/>
          </w:rPr>
          <w:delText xml:space="preserve">We used two independent methods to estimate </w:delText>
        </w:r>
        <w:r w:rsidR="00DF62CA" w:rsidRPr="00881BB5" w:rsidDel="00670FBA">
          <w:rPr>
            <w:rFonts w:cs="Times New Roman"/>
            <w:i/>
            <w:szCs w:val="24"/>
          </w:rPr>
          <w:delText>m</w:delText>
        </w:r>
        <w:r w:rsidR="00376EAD" w:rsidRPr="00881BB5" w:rsidDel="00670FBA">
          <w:rPr>
            <w:rFonts w:cs="Times New Roman"/>
            <w:szCs w:val="24"/>
          </w:rPr>
          <w:delText>, each with strengths and weaknesses</w:delText>
        </w:r>
        <w:r w:rsidR="00676CFB" w:rsidRPr="00881BB5" w:rsidDel="00670FBA">
          <w:rPr>
            <w:rFonts w:cs="Times New Roman"/>
            <w:szCs w:val="24"/>
          </w:rPr>
          <w:delText xml:space="preserve">. </w:delText>
        </w:r>
        <w:r w:rsidR="00667809" w:rsidRPr="00881BB5" w:rsidDel="00670FBA">
          <w:rPr>
            <w:rFonts w:cs="Times New Roman"/>
            <w:szCs w:val="24"/>
          </w:rPr>
          <w:delText>First, w</w:delText>
        </w:r>
      </w:del>
      <w:ins w:id="76" w:author="John Guittar" w:date="2016-04-11T16:17:00Z">
        <w:r w:rsidR="00670FBA">
          <w:rPr>
            <w:rFonts w:cs="Times New Roman"/>
            <w:szCs w:val="24"/>
          </w:rPr>
          <w:t>W</w:t>
        </w:r>
      </w:ins>
      <w:r w:rsidR="00667809" w:rsidRPr="00881BB5">
        <w:rPr>
          <w:rFonts w:cs="Times New Roman"/>
          <w:szCs w:val="24"/>
        </w:rPr>
        <w:t xml:space="preserve">e used a Bayesian approach to </w:t>
      </w:r>
      <w:r w:rsidR="00957CB4" w:rsidRPr="00881BB5">
        <w:rPr>
          <w:rFonts w:cs="Times New Roman"/>
          <w:szCs w:val="24"/>
        </w:rPr>
        <w:t>estimate</w:t>
      </w:r>
      <w:r w:rsidR="00DF62CA" w:rsidRPr="00881BB5">
        <w:rPr>
          <w:rFonts w:cs="Times New Roman"/>
          <w:szCs w:val="24"/>
        </w:rPr>
        <w:t xml:space="preserve"> </w:t>
      </w:r>
      <w:r w:rsidR="00DF62CA" w:rsidRPr="00881BB5">
        <w:rPr>
          <w:rFonts w:cs="Times New Roman"/>
          <w:i/>
          <w:szCs w:val="24"/>
        </w:rPr>
        <w:t>m</w:t>
      </w:r>
      <w:r w:rsidR="00A74C0D" w:rsidRPr="00881BB5">
        <w:rPr>
          <w:rFonts w:cs="Times New Roman"/>
          <w:szCs w:val="24"/>
        </w:rPr>
        <w:t xml:space="preserve"> </w:t>
      </w:r>
      <w:del w:id="77" w:author="John Guittar" w:date="2016-04-11T17:17:00Z">
        <w:r w:rsidR="00667809" w:rsidRPr="00881BB5" w:rsidDel="004171FF">
          <w:rPr>
            <w:rFonts w:cs="Times New Roman"/>
            <w:szCs w:val="24"/>
          </w:rPr>
          <w:delText>for each species in</w:delText>
        </w:r>
        <w:r w:rsidR="00D96ADF" w:rsidRPr="00881BB5" w:rsidDel="004171FF">
          <w:rPr>
            <w:rFonts w:cs="Times New Roman"/>
            <w:szCs w:val="24"/>
          </w:rPr>
          <w:delText xml:space="preserve"> each of</w:delText>
        </w:r>
      </w:del>
      <w:ins w:id="78" w:author="John Guittar" w:date="2016-04-11T17:17:00Z">
        <w:r w:rsidR="004171FF">
          <w:rPr>
            <w:rFonts w:cs="Times New Roman"/>
            <w:szCs w:val="24"/>
          </w:rPr>
          <w:t xml:space="preserve">based on shifts </w:t>
        </w:r>
      </w:ins>
      <w:ins w:id="79" w:author="John Guittar" w:date="2016-04-11T17:18:00Z">
        <w:r w:rsidR="004171FF">
          <w:rPr>
            <w:rFonts w:cs="Times New Roman"/>
            <w:szCs w:val="24"/>
          </w:rPr>
          <w:t>in species abundances in the</w:t>
        </w:r>
      </w:ins>
      <w:r w:rsidR="00667809" w:rsidRPr="00881BB5">
        <w:rPr>
          <w:rFonts w:cs="Times New Roman"/>
          <w:szCs w:val="24"/>
        </w:rPr>
        <w:t xml:space="preserve"> </w:t>
      </w:r>
      <w:r w:rsidR="00400817" w:rsidRPr="00881BB5">
        <w:rPr>
          <w:rFonts w:cs="Times New Roman"/>
          <w:szCs w:val="24"/>
        </w:rPr>
        <w:t>five</w:t>
      </w:r>
      <w:r w:rsidR="00667809" w:rsidRPr="00881BB5">
        <w:rPr>
          <w:rFonts w:cs="Times New Roman"/>
          <w:szCs w:val="24"/>
        </w:rPr>
        <w:t xml:space="preserve"> </w:t>
      </w:r>
      <w:r w:rsidR="00210FE5" w:rsidRPr="00881BB5">
        <w:rPr>
          <w:rFonts w:cs="Times New Roman"/>
          <w:szCs w:val="24"/>
        </w:rPr>
        <w:t xml:space="preserve">control </w:t>
      </w:r>
      <w:r w:rsidR="00667809" w:rsidRPr="00881BB5">
        <w:rPr>
          <w:rFonts w:cs="Times New Roman"/>
          <w:szCs w:val="24"/>
        </w:rPr>
        <w:t>turf</w:t>
      </w:r>
      <w:r w:rsidR="00400817" w:rsidRPr="00881BB5">
        <w:rPr>
          <w:rFonts w:cs="Times New Roman"/>
          <w:szCs w:val="24"/>
        </w:rPr>
        <w:t>s at each site</w:t>
      </w:r>
      <w:r w:rsidR="00210FE5" w:rsidRPr="00881BB5">
        <w:rPr>
          <w:rFonts w:cs="Times New Roman"/>
          <w:szCs w:val="24"/>
        </w:rPr>
        <w:t xml:space="preserve"> over three cons</w:t>
      </w:r>
      <w:r w:rsidR="00376EAD" w:rsidRPr="00881BB5">
        <w:rPr>
          <w:rFonts w:cs="Times New Roman"/>
          <w:szCs w:val="24"/>
        </w:rPr>
        <w:t>ecutive years</w:t>
      </w:r>
      <w:r w:rsidR="0087224E" w:rsidRPr="00881BB5">
        <w:rPr>
          <w:rFonts w:cs="Times New Roman"/>
          <w:szCs w:val="24"/>
        </w:rPr>
        <w:t xml:space="preserve"> (2011-2013)</w:t>
      </w:r>
      <w:ins w:id="80" w:author="John Guittar" w:date="2016-04-11T17:18:00Z">
        <w:r w:rsidR="004171FF">
          <w:rPr>
            <w:rFonts w:cs="Times New Roman"/>
            <w:szCs w:val="24"/>
          </w:rPr>
          <w:t>,</w:t>
        </w:r>
      </w:ins>
      <w:r w:rsidR="00376EAD" w:rsidRPr="00881BB5">
        <w:rPr>
          <w:rFonts w:cs="Times New Roman"/>
          <w:szCs w:val="24"/>
        </w:rPr>
        <w:t xml:space="preserve"> assuming </w:t>
      </w:r>
      <w:r w:rsidR="00210FE5" w:rsidRPr="00881BB5">
        <w:rPr>
          <w:rFonts w:cs="Times New Roman"/>
          <w:szCs w:val="24"/>
        </w:rPr>
        <w:t>neutral dyn</w:t>
      </w:r>
      <w:r w:rsidR="00E16E80" w:rsidRPr="00881BB5">
        <w:rPr>
          <w:rFonts w:cs="Times New Roman"/>
          <w:szCs w:val="24"/>
        </w:rPr>
        <w:t>amics</w:t>
      </w:r>
      <w:r w:rsidR="00A74C0D" w:rsidRPr="00881BB5">
        <w:rPr>
          <w:rFonts w:cs="Times New Roman"/>
          <w:szCs w:val="24"/>
        </w:rPr>
        <w:t xml:space="preserve">. </w:t>
      </w:r>
      <w:r w:rsidR="00CF4CD8">
        <w:rPr>
          <w:rFonts w:cs="Times New Roman"/>
          <w:szCs w:val="24"/>
        </w:rPr>
        <w:t>T</w:t>
      </w:r>
      <w:r w:rsidR="004D21A2" w:rsidRPr="00881BB5">
        <w:rPr>
          <w:rFonts w:cs="Times New Roman"/>
          <w:szCs w:val="24"/>
        </w:rPr>
        <w:t>he net composition</w:t>
      </w:r>
      <w:r w:rsidR="00DF62CA" w:rsidRPr="00881BB5">
        <w:rPr>
          <w:rFonts w:cs="Times New Roman"/>
          <w:szCs w:val="24"/>
        </w:rPr>
        <w:t xml:space="preserve"> of</w:t>
      </w:r>
      <w:r w:rsidR="00400817" w:rsidRPr="00881BB5">
        <w:rPr>
          <w:rFonts w:cs="Times New Roman"/>
          <w:szCs w:val="24"/>
        </w:rPr>
        <w:t xml:space="preserve"> the </w:t>
      </w:r>
      <w:r w:rsidR="00C34B55" w:rsidRPr="00881BB5">
        <w:rPr>
          <w:rFonts w:cs="Times New Roman"/>
          <w:szCs w:val="24"/>
        </w:rPr>
        <w:t xml:space="preserve">five remaining </w:t>
      </w:r>
      <w:r w:rsidR="00400817" w:rsidRPr="00881BB5">
        <w:rPr>
          <w:rFonts w:cs="Times New Roman"/>
          <w:szCs w:val="24"/>
        </w:rPr>
        <w:t xml:space="preserve">control turfs </w:t>
      </w:r>
      <w:r w:rsidR="00DF62CA" w:rsidRPr="00881BB5">
        <w:rPr>
          <w:rFonts w:cs="Times New Roman"/>
          <w:szCs w:val="24"/>
        </w:rPr>
        <w:t xml:space="preserve">at each site </w:t>
      </w:r>
      <w:del w:id="81" w:author="John Guittar" w:date="2016-04-11T17:18:00Z">
        <w:r w:rsidR="00CF4CD8" w:rsidDel="004171FF">
          <w:rPr>
            <w:rFonts w:cs="Times New Roman"/>
            <w:szCs w:val="24"/>
          </w:rPr>
          <w:delText>were</w:delText>
        </w:r>
        <w:r w:rsidR="00624560" w:rsidDel="004171FF">
          <w:rPr>
            <w:rFonts w:cs="Times New Roman"/>
            <w:szCs w:val="24"/>
          </w:rPr>
          <w:delText xml:space="preserve"> </w:delText>
        </w:r>
      </w:del>
      <w:ins w:id="82" w:author="John Guittar" w:date="2016-04-11T17:18:00Z">
        <w:r w:rsidR="004171FF">
          <w:rPr>
            <w:rFonts w:cs="Times New Roman"/>
            <w:szCs w:val="24"/>
          </w:rPr>
          <w:t xml:space="preserve">was </w:t>
        </w:r>
      </w:ins>
      <w:r w:rsidR="00624560">
        <w:rPr>
          <w:rFonts w:cs="Times New Roman"/>
          <w:szCs w:val="24"/>
        </w:rPr>
        <w:t>used as the site</w:t>
      </w:r>
      <w:r w:rsidR="00400817" w:rsidRPr="00881BB5">
        <w:rPr>
          <w:rFonts w:cs="Times New Roman"/>
          <w:szCs w:val="24"/>
        </w:rPr>
        <w:t xml:space="preserve"> species pool</w:t>
      </w:r>
      <w:ins w:id="83" w:author="John Guittar" w:date="2016-04-11T23:45:00Z">
        <w:r w:rsidR="00503191">
          <w:rPr>
            <w:rFonts w:cs="Times New Roman"/>
            <w:szCs w:val="24"/>
          </w:rPr>
          <w:t>.</w:t>
        </w:r>
      </w:ins>
      <w:del w:id="84" w:author="John Guittar" w:date="2016-04-11T17:18:00Z">
        <w:r w:rsidR="00DF62CA" w:rsidRPr="00881BB5" w:rsidDel="004171FF">
          <w:rPr>
            <w:rFonts w:cs="Times New Roman"/>
            <w:szCs w:val="24"/>
          </w:rPr>
          <w:delText>s</w:delText>
        </w:r>
      </w:del>
      <w:del w:id="85" w:author="John Guittar" w:date="2016-04-11T23:45:00Z">
        <w:r w:rsidR="00400817" w:rsidRPr="00881BB5" w:rsidDel="00503191">
          <w:rPr>
            <w:rFonts w:cs="Times New Roman"/>
            <w:szCs w:val="24"/>
          </w:rPr>
          <w:delText>.</w:delText>
        </w:r>
      </w:del>
      <w:del w:id="86" w:author="John Guittar" w:date="2016-04-11T17:18:00Z">
        <w:r w:rsidR="00400817" w:rsidRPr="00881BB5" w:rsidDel="004171FF">
          <w:rPr>
            <w:rFonts w:cs="Times New Roman"/>
            <w:szCs w:val="24"/>
          </w:rPr>
          <w:delText xml:space="preserve"> </w:delText>
        </w:r>
        <w:r w:rsidR="00CF4CD8" w:rsidDel="004171FF">
          <w:rPr>
            <w:rFonts w:cs="Times New Roman"/>
            <w:szCs w:val="24"/>
          </w:rPr>
          <w:delText>S</w:delText>
        </w:r>
        <w:r w:rsidR="00417F89" w:rsidRPr="00881BB5" w:rsidDel="004171FF">
          <w:rPr>
            <w:rFonts w:cs="Times New Roman"/>
            <w:szCs w:val="24"/>
          </w:rPr>
          <w:delText xml:space="preserve">pecies-level estimates </w:delText>
        </w:r>
        <w:r w:rsidR="00CF4CD8" w:rsidDel="004171FF">
          <w:rPr>
            <w:rFonts w:cs="Times New Roman"/>
            <w:szCs w:val="24"/>
          </w:rPr>
          <w:delText xml:space="preserve">were then averaged </w:delText>
        </w:r>
        <w:r w:rsidR="00417F89" w:rsidRPr="00881BB5" w:rsidDel="004171FF">
          <w:rPr>
            <w:rFonts w:cs="Times New Roman"/>
            <w:szCs w:val="24"/>
          </w:rPr>
          <w:delText xml:space="preserve">for </w:delText>
        </w:r>
        <w:r w:rsidR="00DF62CA" w:rsidRPr="00881BB5" w:rsidDel="004171FF">
          <w:rPr>
            <w:rFonts w:cs="Times New Roman"/>
            <w:i/>
            <w:szCs w:val="24"/>
          </w:rPr>
          <w:delText>m</w:delText>
        </w:r>
        <w:r w:rsidR="00DF62CA" w:rsidRPr="00881BB5" w:rsidDel="004171FF">
          <w:rPr>
            <w:rFonts w:cs="Times New Roman"/>
            <w:szCs w:val="24"/>
          </w:rPr>
          <w:delText xml:space="preserve"> across</w:delText>
        </w:r>
        <w:r w:rsidR="00C45000" w:rsidRPr="00881BB5" w:rsidDel="004171FF">
          <w:rPr>
            <w:rFonts w:cs="Times New Roman"/>
            <w:szCs w:val="24"/>
          </w:rPr>
          <w:delText xml:space="preserve"> turfs within each site</w:delText>
        </w:r>
        <w:r w:rsidR="00DF62CA" w:rsidRPr="00881BB5" w:rsidDel="004171FF">
          <w:rPr>
            <w:rFonts w:cs="Times New Roman"/>
            <w:szCs w:val="24"/>
          </w:rPr>
          <w:delText xml:space="preserve"> to generate </w:delText>
        </w:r>
        <w:r w:rsidR="00210FE5" w:rsidRPr="00881BB5" w:rsidDel="004171FF">
          <w:rPr>
            <w:rFonts w:cs="Times New Roman"/>
            <w:szCs w:val="24"/>
          </w:rPr>
          <w:delText xml:space="preserve">site-level </w:delText>
        </w:r>
        <w:r w:rsidR="00475E8D" w:rsidRPr="00881BB5" w:rsidDel="004171FF">
          <w:rPr>
            <w:rFonts w:cs="Times New Roman"/>
            <w:szCs w:val="24"/>
          </w:rPr>
          <w:delText>estimates</w:delText>
        </w:r>
        <w:r w:rsidR="00DF62CA" w:rsidRPr="00881BB5" w:rsidDel="004171FF">
          <w:rPr>
            <w:rFonts w:cs="Times New Roman"/>
            <w:szCs w:val="24"/>
          </w:rPr>
          <w:delText xml:space="preserve"> for </w:delText>
        </w:r>
        <w:r w:rsidR="00DF62CA" w:rsidRPr="00881BB5" w:rsidDel="004171FF">
          <w:rPr>
            <w:rFonts w:cs="Times New Roman"/>
            <w:i/>
            <w:szCs w:val="24"/>
          </w:rPr>
          <w:delText>m</w:delText>
        </w:r>
        <w:r w:rsidR="00210FE5" w:rsidRPr="00881BB5" w:rsidDel="004171FF">
          <w:rPr>
            <w:rFonts w:cs="Times New Roman"/>
            <w:szCs w:val="24"/>
          </w:rPr>
          <w:delText>.</w:delText>
        </w:r>
      </w:del>
      <w:r w:rsidR="00210FE5" w:rsidRPr="00881BB5">
        <w:rPr>
          <w:rFonts w:cs="Times New Roman"/>
          <w:szCs w:val="24"/>
        </w:rPr>
        <w:t xml:space="preserve"> </w:t>
      </w:r>
      <w:del w:id="87" w:author="John Guittar" w:date="2016-04-11T17:18:00Z">
        <w:r w:rsidR="00E16E80" w:rsidRPr="00881BB5" w:rsidDel="004171FF">
          <w:rPr>
            <w:rFonts w:cs="Times New Roman"/>
            <w:szCs w:val="24"/>
          </w:rPr>
          <w:delText xml:space="preserve">Formally, </w:delText>
        </w:r>
        <w:r w:rsidR="00A74C0D" w:rsidRPr="00881BB5" w:rsidDel="004171FF">
          <w:rPr>
            <w:rFonts w:cs="Times New Roman"/>
            <w:szCs w:val="24"/>
          </w:rPr>
          <w:delText>we defined t</w:delText>
        </w:r>
      </w:del>
      <w:ins w:id="88" w:author="John Guittar" w:date="2016-04-11T17:18:00Z">
        <w:r w:rsidR="004171FF">
          <w:rPr>
            <w:rFonts w:cs="Times New Roman"/>
            <w:szCs w:val="24"/>
          </w:rPr>
          <w:t>T</w:t>
        </w:r>
      </w:ins>
      <w:r w:rsidR="00A74C0D" w:rsidRPr="00881BB5">
        <w:rPr>
          <w:rFonts w:cs="Times New Roman"/>
          <w:szCs w:val="24"/>
        </w:rPr>
        <w:t>he</w:t>
      </w:r>
      <w:r w:rsidR="00E16E80" w:rsidRPr="00881BB5">
        <w:rPr>
          <w:rFonts w:cs="Times New Roman"/>
          <w:szCs w:val="24"/>
        </w:rPr>
        <w:t xml:space="preserve"> expected</w:t>
      </w:r>
      <w:r w:rsidR="00680686" w:rsidRPr="00881BB5">
        <w:rPr>
          <w:rFonts w:cs="Times New Roman"/>
          <w:szCs w:val="24"/>
        </w:rPr>
        <w:t xml:space="preserve"> </w:t>
      </w:r>
      <w:r w:rsidR="00E16E80" w:rsidRPr="00881BB5">
        <w:rPr>
          <w:rFonts w:cs="Times New Roman"/>
          <w:szCs w:val="24"/>
        </w:rPr>
        <w:t xml:space="preserve">cover </w:t>
      </w:r>
      <w:r w:rsidR="002A50F2" w:rsidRPr="00881BB5">
        <w:rPr>
          <w:rFonts w:cs="Times New Roman"/>
          <w:szCs w:val="24"/>
        </w:rPr>
        <w:t xml:space="preserve">λ </w:t>
      </w:r>
      <w:r w:rsidR="00E16E80" w:rsidRPr="00881BB5">
        <w:rPr>
          <w:rFonts w:cs="Times New Roman"/>
          <w:szCs w:val="24"/>
        </w:rPr>
        <w:t xml:space="preserve">of species </w:t>
      </w:r>
      <w:r w:rsidR="00E16E80" w:rsidRPr="00881BB5">
        <w:rPr>
          <w:rFonts w:cs="Times New Roman"/>
          <w:i/>
          <w:szCs w:val="24"/>
        </w:rPr>
        <w:t>i</w:t>
      </w:r>
      <w:r w:rsidR="00E16E80" w:rsidRPr="00881BB5">
        <w:rPr>
          <w:rFonts w:cs="Times New Roman"/>
          <w:szCs w:val="24"/>
        </w:rPr>
        <w:t xml:space="preserve"> in a turf community at time </w:t>
      </w:r>
      <w:r w:rsidR="00E16E80" w:rsidRPr="00881BB5">
        <w:rPr>
          <w:rFonts w:cs="Times New Roman"/>
          <w:i/>
          <w:szCs w:val="24"/>
        </w:rPr>
        <w:t>t</w:t>
      </w:r>
      <w:r w:rsidR="00E16E80" w:rsidRPr="00881BB5">
        <w:rPr>
          <w:rFonts w:cs="Times New Roman"/>
          <w:szCs w:val="24"/>
        </w:rPr>
        <w:t xml:space="preserve"> </w:t>
      </w:r>
      <w:ins w:id="89" w:author="John Guittar" w:date="2016-04-11T17:18:00Z">
        <w:r w:rsidR="004171FF">
          <w:rPr>
            <w:rFonts w:cs="Times New Roman"/>
            <w:szCs w:val="24"/>
          </w:rPr>
          <w:t xml:space="preserve">is formally defined </w:t>
        </w:r>
      </w:ins>
      <w:r w:rsidR="00A74C0D" w:rsidRPr="00881BB5">
        <w:rPr>
          <w:rFonts w:cs="Times New Roman"/>
          <w:szCs w:val="24"/>
        </w:rPr>
        <w:t>as</w:t>
      </w:r>
    </w:p>
    <w:p w14:paraId="6A780C3F" w14:textId="74DE11B4" w:rsidR="00E16E80" w:rsidRPr="00881BB5" w:rsidRDefault="00E16E80" w:rsidP="00F308F7">
      <w:pPr>
        <w:spacing w:line="480" w:lineRule="auto"/>
        <w:jc w:val="center"/>
        <w:rPr>
          <w:rFonts w:cs="Times New Roman"/>
          <w:szCs w:val="24"/>
        </w:rPr>
      </w:pPr>
      <w:r w:rsidRPr="00881BB5">
        <w:rPr>
          <w:rFonts w:cs="Times New Roman"/>
          <w:szCs w:val="24"/>
        </w:rPr>
        <w:t>λ</w:t>
      </w:r>
      <w:r w:rsidRPr="00EA1E27">
        <w:rPr>
          <w:rFonts w:cs="Times New Roman"/>
          <w:i/>
          <w:szCs w:val="24"/>
          <w:vertAlign w:val="subscript"/>
        </w:rPr>
        <w:t>i,t</w:t>
      </w:r>
      <w:r w:rsidRPr="00881BB5">
        <w:rPr>
          <w:rFonts w:cs="Times New Roman"/>
          <w:szCs w:val="24"/>
        </w:rPr>
        <w:t xml:space="preserve"> =</w:t>
      </w:r>
      <w:r w:rsidRPr="00881BB5">
        <w:rPr>
          <w:rFonts w:cs="Times New Roman"/>
          <w:i/>
          <w:szCs w:val="24"/>
        </w:rPr>
        <w:t xml:space="preserve"> J</w:t>
      </w:r>
      <w:r w:rsidRPr="00EA1E27">
        <w:rPr>
          <w:rFonts w:cs="Times New Roman"/>
          <w:i/>
          <w:szCs w:val="24"/>
          <w:vertAlign w:val="subscript"/>
        </w:rPr>
        <w:t>t-1</w:t>
      </w:r>
      <w:r w:rsidRPr="00881BB5">
        <w:rPr>
          <w:rFonts w:cs="Times New Roman"/>
          <w:szCs w:val="24"/>
        </w:rPr>
        <w:t xml:space="preserve">[(1 – </w:t>
      </w:r>
      <w:r w:rsidRPr="00881BB5">
        <w:rPr>
          <w:rFonts w:cs="Times New Roman"/>
          <w:i/>
          <w:szCs w:val="24"/>
        </w:rPr>
        <w:t>m</w:t>
      </w:r>
      <w:r w:rsidRPr="00881BB5">
        <w:rPr>
          <w:rFonts w:cs="Times New Roman"/>
          <w:szCs w:val="24"/>
        </w:rPr>
        <w:t xml:space="preserve">) ×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 </w:t>
      </w:r>
      <w:r w:rsidRPr="00881BB5">
        <w:rPr>
          <w:rFonts w:cs="Times New Roman"/>
          <w:i/>
          <w:szCs w:val="24"/>
        </w:rPr>
        <w:t>m</w:t>
      </w:r>
      <w:r w:rsidRPr="00881BB5">
        <w:rPr>
          <w:rFonts w:cs="Times New Roman"/>
          <w:szCs w:val="24"/>
        </w:rPr>
        <w:t xml:space="preserve"> ×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w:t>
      </w:r>
    </w:p>
    <w:p w14:paraId="35514F4E" w14:textId="5FBBF1F9" w:rsidR="00CF4CD8" w:rsidRDefault="00E16E80" w:rsidP="00147E37">
      <w:pPr>
        <w:spacing w:line="480" w:lineRule="auto"/>
        <w:rPr>
          <w:rFonts w:cs="Times New Roman"/>
          <w:szCs w:val="24"/>
        </w:rPr>
      </w:pPr>
      <w:r w:rsidRPr="00881BB5">
        <w:rPr>
          <w:rFonts w:cs="Times New Roman"/>
          <w:szCs w:val="24"/>
        </w:rPr>
        <w:t xml:space="preserve">where </w:t>
      </w:r>
      <w:r w:rsidRPr="00881BB5">
        <w:rPr>
          <w:rFonts w:cs="Times New Roman"/>
          <w:i/>
          <w:szCs w:val="24"/>
        </w:rPr>
        <w:t>J</w:t>
      </w:r>
      <w:r w:rsidRPr="00EA1E27">
        <w:rPr>
          <w:rFonts w:cs="Times New Roman"/>
          <w:i/>
          <w:szCs w:val="24"/>
          <w:vertAlign w:val="subscript"/>
        </w:rPr>
        <w:t>t-1</w:t>
      </w:r>
      <w:r w:rsidRPr="00881BB5">
        <w:rPr>
          <w:rFonts w:cs="Times New Roman"/>
          <w:szCs w:val="24"/>
        </w:rPr>
        <w:t xml:space="preserve"> is the total cover of the turf community in the previous year,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is the relative abundance of species </w:t>
      </w:r>
      <w:r w:rsidRPr="00881BB5">
        <w:rPr>
          <w:rFonts w:cs="Times New Roman"/>
          <w:i/>
          <w:szCs w:val="24"/>
        </w:rPr>
        <w:t>i</w:t>
      </w:r>
      <w:r w:rsidRPr="00881BB5">
        <w:rPr>
          <w:rFonts w:cs="Times New Roman"/>
          <w:szCs w:val="24"/>
        </w:rPr>
        <w:t xml:space="preserve"> in </w:t>
      </w:r>
      <w:r w:rsidR="00400817" w:rsidRPr="00881BB5">
        <w:rPr>
          <w:rFonts w:cs="Times New Roman"/>
          <w:szCs w:val="24"/>
        </w:rPr>
        <w:t xml:space="preserve">the turf community </w:t>
      </w:r>
      <w:r w:rsidRPr="00881BB5">
        <w:rPr>
          <w:rFonts w:cs="Times New Roman"/>
          <w:szCs w:val="24"/>
        </w:rPr>
        <w:t xml:space="preserve">the previous year,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 xml:space="preserve"> is the relative abundance of the species in the site</w:t>
      </w:r>
      <w:del w:id="90" w:author="John Guittar" w:date="2016-03-28T19:29:00Z">
        <w:r w:rsidRPr="00881BB5">
          <w:rPr>
            <w:rFonts w:cs="Times New Roman"/>
            <w:szCs w:val="24"/>
          </w:rPr>
          <w:delText xml:space="preserve"> species pool</w:delText>
        </w:r>
      </w:del>
      <w:ins w:id="91" w:author="John Guittar" w:date="2016-03-28T19:29:00Z">
        <w:r w:rsidR="00624560">
          <w:rPr>
            <w:rFonts w:cs="Times New Roman"/>
            <w:szCs w:val="24"/>
          </w:rPr>
          <w:t>-level community</w:t>
        </w:r>
      </w:ins>
      <w:r w:rsidR="00C845A0" w:rsidRPr="00881BB5">
        <w:rPr>
          <w:rFonts w:cs="Times New Roman"/>
          <w:szCs w:val="24"/>
        </w:rPr>
        <w:t xml:space="preserve"> at time </w:t>
      </w:r>
      <w:r w:rsidR="00C845A0" w:rsidRPr="00881BB5">
        <w:rPr>
          <w:rFonts w:cs="Times New Roman"/>
          <w:i/>
          <w:szCs w:val="24"/>
        </w:rPr>
        <w:t>t</w:t>
      </w:r>
      <w:r w:rsidRPr="00881BB5">
        <w:rPr>
          <w:rFonts w:cs="Times New Roman"/>
          <w:szCs w:val="24"/>
        </w:rPr>
        <w:t xml:space="preserve">, and </w:t>
      </w:r>
      <w:r w:rsidRPr="00881BB5">
        <w:rPr>
          <w:rFonts w:cs="Times New Roman"/>
          <w:i/>
          <w:szCs w:val="24"/>
        </w:rPr>
        <w:t>m</w:t>
      </w:r>
      <w:r w:rsidRPr="00881BB5">
        <w:rPr>
          <w:rFonts w:cs="Times New Roman"/>
          <w:szCs w:val="24"/>
        </w:rPr>
        <w:t xml:space="preserve"> is the immigration parameter</w:t>
      </w:r>
      <w:r w:rsidR="00A74C0D" w:rsidRPr="00881BB5">
        <w:rPr>
          <w:rFonts w:cs="Times New Roman"/>
          <w:szCs w:val="24"/>
        </w:rPr>
        <w:t xml:space="preserve">. The </w:t>
      </w:r>
      <w:del w:id="92" w:author="John Guittar" w:date="2016-04-11T17:19:00Z">
        <w:r w:rsidR="00A74C0D" w:rsidRPr="00881BB5" w:rsidDel="004171FF">
          <w:rPr>
            <w:rFonts w:cs="Times New Roman"/>
            <w:szCs w:val="24"/>
          </w:rPr>
          <w:delText xml:space="preserve">observed </w:delText>
        </w:r>
      </w:del>
      <w:r w:rsidR="00FC4ECD" w:rsidRPr="00881BB5">
        <w:rPr>
          <w:rFonts w:cs="Times New Roman"/>
          <w:szCs w:val="24"/>
        </w:rPr>
        <w:t xml:space="preserve">percent </w:t>
      </w:r>
      <w:r w:rsidR="00680686" w:rsidRPr="00881BB5">
        <w:rPr>
          <w:rFonts w:cs="Times New Roman"/>
          <w:szCs w:val="24"/>
        </w:rPr>
        <w:t xml:space="preserve">cover </w:t>
      </w:r>
      <w:r w:rsidR="002A50F2" w:rsidRPr="00881BB5">
        <w:rPr>
          <w:rFonts w:cs="Times New Roman"/>
          <w:i/>
          <w:szCs w:val="24"/>
        </w:rPr>
        <w:t>y</w:t>
      </w:r>
      <w:r w:rsidR="002A50F2" w:rsidRPr="00881BB5">
        <w:rPr>
          <w:rFonts w:cs="Times New Roman"/>
          <w:szCs w:val="24"/>
        </w:rPr>
        <w:t xml:space="preserve">, rounded to the nearest whole number, </w:t>
      </w:r>
      <w:r w:rsidR="00680686" w:rsidRPr="00881BB5">
        <w:rPr>
          <w:rFonts w:cs="Times New Roman"/>
          <w:szCs w:val="24"/>
        </w:rPr>
        <w:t>of</w:t>
      </w:r>
      <w:r w:rsidR="00A74C0D" w:rsidRPr="00881BB5">
        <w:rPr>
          <w:rFonts w:cs="Times New Roman"/>
          <w:szCs w:val="24"/>
        </w:rPr>
        <w:t xml:space="preserve"> species </w:t>
      </w:r>
      <w:r w:rsidR="00A74C0D" w:rsidRPr="00881BB5">
        <w:rPr>
          <w:rFonts w:cs="Times New Roman"/>
          <w:i/>
          <w:szCs w:val="24"/>
        </w:rPr>
        <w:t>i</w:t>
      </w:r>
      <w:r w:rsidR="002A50F2" w:rsidRPr="00881BB5">
        <w:rPr>
          <w:rFonts w:cs="Times New Roman"/>
          <w:szCs w:val="24"/>
        </w:rPr>
        <w:t xml:space="preserve"> in </w:t>
      </w:r>
      <w:r w:rsidR="008727C0" w:rsidRPr="00881BB5">
        <w:rPr>
          <w:rFonts w:cs="Times New Roman"/>
          <w:szCs w:val="24"/>
        </w:rPr>
        <w:t xml:space="preserve">turf community </w:t>
      </w:r>
      <w:r w:rsidR="00A74C0D" w:rsidRPr="00881BB5">
        <w:rPr>
          <w:rFonts w:cs="Times New Roman"/>
          <w:szCs w:val="24"/>
        </w:rPr>
        <w:t xml:space="preserve">at time </w:t>
      </w:r>
      <w:r w:rsidR="00A74C0D" w:rsidRPr="00881BB5">
        <w:rPr>
          <w:rFonts w:cs="Times New Roman"/>
          <w:i/>
          <w:szCs w:val="24"/>
        </w:rPr>
        <w:t>t</w:t>
      </w:r>
      <w:r w:rsidR="00A74C0D" w:rsidRPr="00881BB5">
        <w:rPr>
          <w:rFonts w:cs="Times New Roman"/>
          <w:szCs w:val="24"/>
        </w:rPr>
        <w:t xml:space="preserve"> </w:t>
      </w:r>
      <w:r w:rsidR="00376EAD" w:rsidRPr="00881BB5">
        <w:rPr>
          <w:rFonts w:cs="Times New Roman"/>
          <w:szCs w:val="24"/>
        </w:rPr>
        <w:t xml:space="preserve">was </w:t>
      </w:r>
      <w:r w:rsidR="00680686" w:rsidRPr="00881BB5">
        <w:rPr>
          <w:rFonts w:cs="Times New Roman"/>
          <w:szCs w:val="24"/>
        </w:rPr>
        <w:t xml:space="preserve">modelled assuming </w:t>
      </w:r>
    </w:p>
    <w:p w14:paraId="40D4316D" w14:textId="48D6174D" w:rsidR="00CF4CD8" w:rsidRDefault="002A50F2" w:rsidP="00CF4CD8">
      <w:pPr>
        <w:spacing w:line="480" w:lineRule="auto"/>
        <w:jc w:val="center"/>
        <w:rPr>
          <w:rFonts w:cs="Times New Roman"/>
          <w:szCs w:val="24"/>
        </w:rPr>
      </w:pPr>
      <w:r w:rsidRPr="00881BB5">
        <w:rPr>
          <w:rFonts w:cs="Times New Roman"/>
          <w:i/>
          <w:szCs w:val="24"/>
        </w:rPr>
        <w:t>y</w:t>
      </w:r>
      <w:r w:rsidR="00A74C0D" w:rsidRPr="00EA1E27">
        <w:rPr>
          <w:rFonts w:cs="Times New Roman"/>
          <w:i/>
          <w:szCs w:val="24"/>
          <w:vertAlign w:val="subscript"/>
        </w:rPr>
        <w:t>i,t</w:t>
      </w:r>
      <w:r w:rsidR="00A74C0D" w:rsidRPr="00881BB5">
        <w:rPr>
          <w:rFonts w:cs="Times New Roman"/>
          <w:szCs w:val="24"/>
        </w:rPr>
        <w:t xml:space="preserve"> ~ Poisson(λ</w:t>
      </w:r>
      <w:r w:rsidR="00A74C0D" w:rsidRPr="00EA1E27">
        <w:rPr>
          <w:rFonts w:cs="Times New Roman"/>
          <w:i/>
          <w:szCs w:val="24"/>
          <w:vertAlign w:val="subscript"/>
        </w:rPr>
        <w:t>i,t</w:t>
      </w:r>
      <w:r w:rsidR="00347E6E" w:rsidRPr="00881BB5">
        <w:rPr>
          <w:rFonts w:cs="Times New Roman"/>
          <w:szCs w:val="24"/>
        </w:rPr>
        <w:t>).</w:t>
      </w:r>
    </w:p>
    <w:p w14:paraId="695D5CEA" w14:textId="3C90CA8F" w:rsidR="00206947" w:rsidRDefault="00CF4CD8" w:rsidP="001F1342">
      <w:pPr>
        <w:spacing w:line="480" w:lineRule="auto"/>
        <w:rPr>
          <w:rFonts w:cs="Times New Roman"/>
          <w:szCs w:val="24"/>
        </w:rPr>
      </w:pPr>
      <w:r>
        <w:rPr>
          <w:rFonts w:cs="Times New Roman"/>
          <w:szCs w:val="24"/>
        </w:rPr>
        <w:t>We gave</w:t>
      </w:r>
      <w:r w:rsidR="00133DE1" w:rsidRPr="00881BB5">
        <w:rPr>
          <w:rFonts w:cs="Times New Roman"/>
          <w:szCs w:val="24"/>
        </w:rPr>
        <w:t xml:space="preserve"> </w:t>
      </w:r>
      <w:r w:rsidR="00133DE1" w:rsidRPr="00881BB5">
        <w:rPr>
          <w:rFonts w:cs="Times New Roman"/>
          <w:i/>
          <w:szCs w:val="24"/>
        </w:rPr>
        <w:t>m</w:t>
      </w:r>
      <w:r w:rsidR="00133DE1" w:rsidRPr="00881BB5">
        <w:rPr>
          <w:rFonts w:cs="Times New Roman"/>
          <w:szCs w:val="24"/>
        </w:rPr>
        <w:t xml:space="preserve"> a uniform prior with a range from 0 to 1. </w:t>
      </w:r>
      <w:ins w:id="93" w:author="John Guittar" w:date="2016-04-11T17:39:00Z">
        <w:r w:rsidR="00454A55">
          <w:rPr>
            <w:rFonts w:cs="Times New Roman"/>
            <w:szCs w:val="24"/>
          </w:rPr>
          <w:t xml:space="preserve">We also </w:t>
        </w:r>
      </w:ins>
      <w:ins w:id="94" w:author="John Guittar" w:date="2016-04-11T17:40:00Z">
        <w:r w:rsidR="00454A55">
          <w:rPr>
            <w:rFonts w:cs="Times New Roman"/>
            <w:szCs w:val="24"/>
          </w:rPr>
          <w:t xml:space="preserve">used an informed prior which constrained m &lt; 1 – m, based on our expectation that turf dynamics were </w:t>
        </w:r>
      </w:ins>
      <w:ins w:id="95" w:author="John Guittar" w:date="2016-04-11T17:41:00Z">
        <w:r w:rsidR="00454A55">
          <w:rPr>
            <w:rFonts w:cs="Times New Roman"/>
            <w:szCs w:val="24"/>
          </w:rPr>
          <w:t>predominantly</w:t>
        </w:r>
      </w:ins>
      <w:ins w:id="96" w:author="John Guittar" w:date="2016-04-11T17:40:00Z">
        <w:r w:rsidR="00454A55">
          <w:rPr>
            <w:rFonts w:cs="Times New Roman"/>
            <w:szCs w:val="24"/>
          </w:rPr>
          <w:t xml:space="preserve"> </w:t>
        </w:r>
      </w:ins>
      <w:ins w:id="97" w:author="John Guittar" w:date="2016-04-11T17:41:00Z">
        <w:r w:rsidR="00454A55">
          <w:rPr>
            <w:rFonts w:cs="Times New Roman"/>
            <w:szCs w:val="24"/>
          </w:rPr>
          <w:t xml:space="preserve">clonal; the informed prior did not </w:t>
        </w:r>
      </w:ins>
      <w:ins w:id="98" w:author="John Guittar" w:date="2016-04-11T17:42:00Z">
        <w:r w:rsidR="00454A55">
          <w:rPr>
            <w:rFonts w:cs="Times New Roman"/>
            <w:szCs w:val="24"/>
          </w:rPr>
          <w:t xml:space="preserve">alter </w:t>
        </w:r>
      </w:ins>
      <w:ins w:id="99" w:author="John Guittar" w:date="2016-04-11T17:41:00Z">
        <w:r w:rsidR="00454A55">
          <w:rPr>
            <w:rFonts w:cs="Times New Roman"/>
            <w:szCs w:val="24"/>
          </w:rPr>
          <w:t xml:space="preserve">m </w:t>
        </w:r>
      </w:ins>
      <w:ins w:id="100" w:author="John Guittar" w:date="2016-04-11T17:42:00Z">
        <w:r w:rsidR="00454A55">
          <w:rPr>
            <w:rFonts w:cs="Times New Roman"/>
            <w:szCs w:val="24"/>
          </w:rPr>
          <w:t>estimates</w:t>
        </w:r>
      </w:ins>
      <w:ins w:id="101" w:author="John Guittar" w:date="2016-04-11T17:41:00Z">
        <w:r w:rsidR="00454A55">
          <w:rPr>
            <w:rFonts w:cs="Times New Roman"/>
            <w:szCs w:val="24"/>
          </w:rPr>
          <w:t xml:space="preserve"> and </w:t>
        </w:r>
      </w:ins>
      <w:ins w:id="102" w:author="John Guittar" w:date="2016-04-11T17:42:00Z">
        <w:r w:rsidR="00454A55">
          <w:rPr>
            <w:rFonts w:cs="Times New Roman"/>
            <w:szCs w:val="24"/>
          </w:rPr>
          <w:t>was therefore dropped</w:t>
        </w:r>
      </w:ins>
      <w:ins w:id="103" w:author="John Guittar" w:date="2016-04-11T17:41:00Z">
        <w:r w:rsidR="00454A55">
          <w:rPr>
            <w:rFonts w:cs="Times New Roman"/>
            <w:szCs w:val="24"/>
          </w:rPr>
          <w:t xml:space="preserve">. </w:t>
        </w:r>
      </w:ins>
      <w:r w:rsidR="00133DE1" w:rsidRPr="00881BB5">
        <w:rPr>
          <w:rFonts w:cs="Times New Roman"/>
          <w:szCs w:val="24"/>
        </w:rPr>
        <w:t xml:space="preserve">We fit the model using MCMC implemented in JAGS 3.4.0 </w:t>
      </w:r>
      <w:r w:rsidR="00133DE1" w:rsidRPr="00881BB5">
        <w:rPr>
          <w:rFonts w:cs="Times New Roman"/>
          <w:szCs w:val="24"/>
        </w:rPr>
        <w:fldChar w:fldCharType="begin" w:fldLock="1"/>
      </w:r>
      <w:r w:rsidR="00133DE1" w:rsidRPr="00881BB5">
        <w:rPr>
          <w:rFonts w:cs="Times New Roman"/>
          <w:szCs w:val="24"/>
        </w:rPr>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March", "id" : "ITEM-1", "issued" : { "date-parts" : [ [ "2003" ] ] }, "page" : "20-22", "title" : "JAGS: A program for analysis of bayesian graphical models using gibbs sampling", "type" : "article-journal" }, "uris" : [ "http://www.mendeley.com/documents/?uuid=f4231f27-5a19-4c89-97f7-a8d94805c39a" ] } ], "mendeley" : { "formattedCitation" : "(Plummer 2003)", "plainTextFormattedCitation" : "(Plummer 2003)", "previouslyFormattedCitation" : "(Plummer 2003)"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(Plummer 2003)</w:t>
      </w:r>
      <w:r w:rsidR="00133DE1" w:rsidRPr="00881BB5">
        <w:rPr>
          <w:rFonts w:cs="Times New Roman"/>
          <w:szCs w:val="24"/>
        </w:rPr>
        <w:fldChar w:fldCharType="end"/>
      </w:r>
      <w:r w:rsidR="00133DE1" w:rsidRPr="00881BB5">
        <w:rPr>
          <w:rFonts w:cs="Times New Roman"/>
          <w:szCs w:val="24"/>
        </w:rPr>
        <w:t xml:space="preserve">. We ran JAGS through the R package R2jags </w:t>
      </w:r>
      <w:r w:rsidR="00133DE1" w:rsidRPr="00881BB5">
        <w:rPr>
          <w:rFonts w:cs="Times New Roman"/>
          <w:szCs w:val="24"/>
        </w:rPr>
        <w:fldChar w:fldCharType="begin" w:fldLock="1"/>
      </w:r>
      <w:r w:rsidR="00AC018A" w:rsidRPr="00881BB5">
        <w:rPr>
          <w:rFonts w:cs="Times New Roman"/>
          <w:szCs w:val="24"/>
        </w:rPr>
        <w:instrText>ADDIN CSL_CITATION { "citationItems" : [ { "id" : "ITEM-1", "itemData" : { "abstract" : "Yu-Sung Su and Masanao Yajima, (2013). R2jags: A Package for Running jags from R. R package version 0.03-11.", "author" : [ { "dropping-particle" : "", "family" : "Su", "given" : "YS", "non-dropping-particle" : "", "parse-names" : false, "suffix" : "" }, { "dropping-particle" : "", "family" : "Yajima", "given" : "Masanao", "non-dropping-particle" : "", "parse-names" : false, "suffix" : "" } ], "id" : "ITEM-1", "issued" : { "date-parts" : [ [ "2012" ] ] }, "title" : "R2jags: A Package for Running jags from R", "type" : "article-journal" }, "uris" : [ "http://www.mendeley.com/documents/?uuid=b0c69737-0121-48bf-9aba-c565c6096857" ] } ], "mendeley" : { "formattedCitation" : "(Su and Yajima 2012)", "plainTextFormattedCitation" : "(Su and Yajima 2012)", "previouslyFormattedCitation" : "(Su and Yajima 2012)"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(Su and Yajima 2012)</w:t>
      </w:r>
      <w:r w:rsidR="00133DE1" w:rsidRPr="00881BB5">
        <w:rPr>
          <w:rFonts w:cs="Times New Roman"/>
          <w:szCs w:val="24"/>
        </w:rPr>
        <w:fldChar w:fldCharType="end"/>
      </w:r>
      <w:r w:rsidR="00133DE1" w:rsidRPr="00881BB5">
        <w:rPr>
          <w:rFonts w:cs="Times New Roman"/>
          <w:szCs w:val="24"/>
        </w:rPr>
        <w:t>. For each model fit, we ran three chains</w:t>
      </w:r>
      <w:r w:rsidR="00115ADF" w:rsidRPr="00881BB5">
        <w:rPr>
          <w:rFonts w:cs="Times New Roman"/>
          <w:szCs w:val="24"/>
        </w:rPr>
        <w:t>, used a burn-in of 1000 iterations,</w:t>
      </w:r>
      <w:r w:rsidR="00133DE1" w:rsidRPr="00881BB5">
        <w:rPr>
          <w:rFonts w:cs="Times New Roman"/>
          <w:szCs w:val="24"/>
        </w:rPr>
        <w:t xml:space="preserve"> and chose initial values in different regions of parameter space. </w:t>
      </w:r>
      <w:r w:rsidR="00A617F5" w:rsidRPr="00881BB5">
        <w:rPr>
          <w:rFonts w:cs="Times New Roman"/>
          <w:szCs w:val="24"/>
        </w:rPr>
        <w:t xml:space="preserve">We </w:t>
      </w:r>
      <w:del w:id="104" w:author="John Guittar" w:date="2016-04-05T01:25:00Z">
        <w:r w:rsidR="00A617F5" w:rsidRPr="00881BB5" w:rsidDel="008C652A">
          <w:rPr>
            <w:rFonts w:cs="Times New Roman"/>
            <w:szCs w:val="24"/>
          </w:rPr>
          <w:delText xml:space="preserve">checked </w:delText>
        </w:r>
      </w:del>
      <w:ins w:id="105" w:author="John Guittar" w:date="2016-04-05T01:25:00Z">
        <w:r w:rsidR="008C652A">
          <w:rPr>
            <w:rFonts w:cs="Times New Roman"/>
            <w:szCs w:val="24"/>
          </w:rPr>
          <w:t>confirmed model</w:t>
        </w:r>
        <w:r w:rsidR="008C652A" w:rsidRPr="00881BB5">
          <w:rPr>
            <w:rFonts w:cs="Times New Roman"/>
            <w:szCs w:val="24"/>
          </w:rPr>
          <w:t xml:space="preserve"> </w:t>
        </w:r>
      </w:ins>
      <w:r w:rsidR="00A617F5" w:rsidRPr="00881BB5">
        <w:rPr>
          <w:rFonts w:cs="Times New Roman"/>
          <w:szCs w:val="24"/>
        </w:rPr>
        <w:t xml:space="preserve">convergence using Gelman-Rubin diagnostics </w:t>
      </w:r>
      <w:r w:rsidR="00A617F5" w:rsidRPr="00881BB5">
        <w:rPr>
          <w:rFonts w:cs="Times New Roman"/>
          <w:szCs w:val="24"/>
        </w:rPr>
        <w:fldChar w:fldCharType="begin" w:fldLock="1"/>
      </w:r>
      <w:r w:rsidR="00F50DC9" w:rsidRPr="00881BB5">
        <w:rPr>
          <w:rFonts w:cs="Times New Roman"/>
          <w:szCs w:val="24"/>
        </w:rPr>
        <w:instrText>ADDIN CSL_CITATION { "citationItems" : [ { "id" : "ITEM-1", "itemData" : { "DOI" : "10.2307/1390675", "ISBN" : "10618600", "ISSN" : "10618600", "PMID" : "1390675", "abstract" : "algorithms have made a; can be applied; convergence diagnosis; inference; introduction and background; markov chain monte carlo; mcmc; richardson; see gilks; significant impact on; the range of problems; to which bayesian analyses", "author" : [ { "dropping-particle" : "", "family" : "Brooks", "given" : "Stephen P B", "non-dropping-particle" : "", "parse-names" : false, "suffix" : "" }, { "dropping-particle" : "", "family" : "Gelman", "given" : "Andrew G", "non-dropping-particle" : "", "parse-names" : false, "suffix" : "" } ], "container-title" : "Journal of computational and graphical statistics", "id" : "ITEM-1", "issue" : "4", "issued" : { "date-parts" : [ [ "1998" ] ] }, "page" : "434-455", "title" : "General methods for monitoring convergence of iterative simulations", "type" : "article-journal", "volume" : "7" }, "uris" : [ "http://www.mendeley.com/documents/?uuid=d9be6a2e-3eca-4828-b994-ee9769bf621f" ] } ], "mendeley" : { "formattedCitation" : "(Brooks and Gelman 1998)", "plainTextFormattedCitation" : "(Brooks and Gelman 1998)", "previouslyFormattedCitation" : "(Brooks and Gelman 1998)" }, "properties" : { "noteIndex" : 0 }, "schema" : "https://github.com/citation-style-language/schema/raw/master/csl-citation.json" }</w:instrText>
      </w:r>
      <w:r w:rsidR="00A617F5" w:rsidRPr="00881BB5">
        <w:rPr>
          <w:rFonts w:cs="Times New Roman"/>
          <w:szCs w:val="24"/>
        </w:rPr>
        <w:fldChar w:fldCharType="separate"/>
      </w:r>
      <w:r w:rsidR="00A617F5" w:rsidRPr="00881BB5">
        <w:rPr>
          <w:rFonts w:cs="Times New Roman"/>
          <w:noProof/>
          <w:szCs w:val="24"/>
        </w:rPr>
        <w:t>(Brooks and Gelman 1998)</w:t>
      </w:r>
      <w:r w:rsidR="00A617F5" w:rsidRPr="00881BB5">
        <w:rPr>
          <w:rFonts w:cs="Times New Roman"/>
          <w:szCs w:val="24"/>
        </w:rPr>
        <w:fldChar w:fldCharType="end"/>
      </w:r>
      <w:r w:rsidR="00A617F5" w:rsidRPr="00881BB5">
        <w:rPr>
          <w:rFonts w:cs="Times New Roman"/>
          <w:szCs w:val="24"/>
        </w:rPr>
        <w:t>.</w:t>
      </w:r>
      <w:del w:id="106" w:author="John Guittar" w:date="2016-04-04T22:15:00Z">
        <w:r w:rsidR="00A617F5" w:rsidRPr="00881BB5" w:rsidDel="008C652A">
          <w:rPr>
            <w:rFonts w:cs="Times New Roman"/>
            <w:szCs w:val="24"/>
          </w:rPr>
          <w:delText xml:space="preserve"> </w:delText>
        </w:r>
      </w:del>
      <w:ins w:id="107" w:author="John Guittar" w:date="2016-04-04T20:52:00Z">
        <w:r w:rsidR="008C652A">
          <w:rPr>
            <w:rFonts w:cs="Times New Roman"/>
            <w:szCs w:val="24"/>
          </w:rPr>
          <w:t xml:space="preserve">We </w:t>
        </w:r>
      </w:ins>
      <w:ins w:id="108" w:author="John Guittar" w:date="2016-04-04T20:54:00Z">
        <w:r w:rsidR="008C652A">
          <w:rPr>
            <w:rFonts w:cs="Times New Roman"/>
            <w:szCs w:val="24"/>
          </w:rPr>
          <w:t xml:space="preserve">assessed </w:t>
        </w:r>
      </w:ins>
      <w:ins w:id="109" w:author="John Guittar" w:date="2016-04-05T01:44:00Z">
        <w:r w:rsidR="008C652A">
          <w:rPr>
            <w:rFonts w:cs="Times New Roman"/>
            <w:szCs w:val="24"/>
          </w:rPr>
          <w:t xml:space="preserve">overall </w:t>
        </w:r>
      </w:ins>
      <w:ins w:id="110" w:author="John Guittar" w:date="2016-04-04T20:54:00Z">
        <w:r w:rsidR="008C652A">
          <w:rPr>
            <w:rFonts w:cs="Times New Roman"/>
            <w:szCs w:val="24"/>
          </w:rPr>
          <w:t xml:space="preserve">model fit by regressing </w:t>
        </w:r>
      </w:ins>
      <w:ins w:id="111" w:author="John Guittar" w:date="2016-04-04T20:53:00Z">
        <w:r w:rsidR="008C652A">
          <w:rPr>
            <w:rFonts w:cs="Times New Roman"/>
            <w:szCs w:val="24"/>
          </w:rPr>
          <w:t xml:space="preserve">mean posterior estimates for percent cover </w:t>
        </w:r>
      </w:ins>
      <w:ins w:id="112" w:author="John Guittar" w:date="2016-04-04T20:54:00Z">
        <w:r w:rsidR="008C652A">
          <w:rPr>
            <w:rFonts w:cs="Times New Roman"/>
            <w:szCs w:val="24"/>
          </w:rPr>
          <w:t>on</w:t>
        </w:r>
      </w:ins>
      <w:ins w:id="113" w:author="John Guittar" w:date="2016-04-04T20:53:00Z">
        <w:r w:rsidR="008C652A">
          <w:rPr>
            <w:rFonts w:cs="Times New Roman"/>
            <w:szCs w:val="24"/>
          </w:rPr>
          <w:t xml:space="preserve"> </w:t>
        </w:r>
      </w:ins>
      <w:ins w:id="114" w:author="John Guittar" w:date="2016-04-04T22:11:00Z">
        <w:r w:rsidR="008C652A">
          <w:rPr>
            <w:rFonts w:cs="Times New Roman"/>
            <w:szCs w:val="24"/>
          </w:rPr>
          <w:t>observed</w:t>
        </w:r>
      </w:ins>
      <w:ins w:id="115" w:author="John Guittar" w:date="2016-04-04T20:54:00Z">
        <w:r w:rsidR="008C652A">
          <w:rPr>
            <w:rFonts w:cs="Times New Roman"/>
            <w:szCs w:val="24"/>
          </w:rPr>
          <w:t xml:space="preserve"> </w:t>
        </w:r>
        <w:r w:rsidR="008C652A">
          <w:rPr>
            <w:rFonts w:cs="Times New Roman"/>
            <w:szCs w:val="24"/>
          </w:rPr>
          <w:lastRenderedPageBreak/>
          <w:t>data</w:t>
        </w:r>
      </w:ins>
      <w:ins w:id="116" w:author="John Guittar" w:date="2016-04-04T22:08:00Z">
        <w:r w:rsidR="008C652A">
          <w:rPr>
            <w:rFonts w:cs="Times New Roman"/>
            <w:szCs w:val="24"/>
          </w:rPr>
          <w:t xml:space="preserve"> </w:t>
        </w:r>
      </w:ins>
      <w:ins w:id="117" w:author="John Guittar" w:date="2016-04-05T01:30:00Z">
        <w:r w:rsidR="008C652A">
          <w:rPr>
            <w:rFonts w:cs="Times New Roman"/>
            <w:szCs w:val="24"/>
          </w:rPr>
          <w:t>(</w:t>
        </w:r>
      </w:ins>
      <w:ins w:id="118" w:author="John Guittar" w:date="2016-04-04T22:08:00Z">
        <w:r w:rsidR="008C652A">
          <w:rPr>
            <w:rFonts w:cs="Times New Roman"/>
            <w:szCs w:val="24"/>
          </w:rPr>
          <w:t>R</w:t>
        </w:r>
        <w:r w:rsidR="008C652A" w:rsidRPr="008C652A">
          <w:rPr>
            <w:rFonts w:cs="Times New Roman"/>
            <w:szCs w:val="24"/>
            <w:vertAlign w:val="superscript"/>
            <w:rPrChange w:id="119" w:author="John Guittar" w:date="2016-04-04T22:09:00Z">
              <w:rPr>
                <w:rFonts w:cs="Times New Roman"/>
                <w:szCs w:val="24"/>
              </w:rPr>
            </w:rPrChange>
          </w:rPr>
          <w:t>2</w:t>
        </w:r>
      </w:ins>
      <w:ins w:id="120" w:author="John Guittar" w:date="2016-04-04T22:09:00Z">
        <w:r w:rsidR="008C652A">
          <w:rPr>
            <w:rFonts w:cs="Times New Roman"/>
            <w:szCs w:val="24"/>
          </w:rPr>
          <w:t xml:space="preserve"> </w:t>
        </w:r>
      </w:ins>
      <w:ins w:id="121" w:author="John Guittar" w:date="2016-04-05T01:30:00Z">
        <w:r w:rsidR="008C652A">
          <w:rPr>
            <w:rFonts w:cs="Times New Roman"/>
            <w:szCs w:val="24"/>
          </w:rPr>
          <w:t xml:space="preserve">= </w:t>
        </w:r>
      </w:ins>
      <w:ins w:id="122" w:author="John Guittar" w:date="2016-04-11T17:44:00Z">
        <w:r w:rsidR="00454A55">
          <w:rPr>
            <w:rFonts w:cs="Times New Roman"/>
            <w:szCs w:val="24"/>
          </w:rPr>
          <w:t>0.</w:t>
        </w:r>
      </w:ins>
      <w:ins w:id="123" w:author="John Guittar" w:date="2016-04-05T01:30:00Z">
        <w:r w:rsidR="00454A55">
          <w:rPr>
            <w:rFonts w:cs="Times New Roman"/>
            <w:szCs w:val="24"/>
          </w:rPr>
          <w:t>63</w:t>
        </w:r>
        <w:r w:rsidR="008C652A">
          <w:rPr>
            <w:rFonts w:cs="Times New Roman"/>
            <w:szCs w:val="24"/>
          </w:rPr>
          <w:t>)</w:t>
        </w:r>
      </w:ins>
      <w:ins w:id="124" w:author="John Guittar" w:date="2016-04-04T20:54:00Z">
        <w:r w:rsidR="008C652A">
          <w:rPr>
            <w:rFonts w:cs="Times New Roman"/>
            <w:szCs w:val="24"/>
          </w:rPr>
          <w:t xml:space="preserve">. </w:t>
        </w:r>
      </w:ins>
      <w:r w:rsidR="00A74C0D" w:rsidRPr="00881BB5">
        <w:rPr>
          <w:rFonts w:cs="Times New Roman"/>
          <w:szCs w:val="24"/>
        </w:rPr>
        <w:t xml:space="preserve">For a </w:t>
      </w:r>
      <w:r w:rsidR="00DF62CA" w:rsidRPr="00881BB5">
        <w:rPr>
          <w:rFonts w:cs="Times New Roman"/>
          <w:szCs w:val="24"/>
        </w:rPr>
        <w:t>detailed</w:t>
      </w:r>
      <w:r w:rsidR="00A74C0D" w:rsidRPr="00881BB5">
        <w:rPr>
          <w:rFonts w:cs="Times New Roman"/>
          <w:szCs w:val="24"/>
        </w:rPr>
        <w:t xml:space="preserve"> exploration</w:t>
      </w:r>
      <w:r w:rsidR="008C5953" w:rsidRPr="00881BB5">
        <w:rPr>
          <w:rFonts w:cs="Times New Roman"/>
          <w:szCs w:val="24"/>
        </w:rPr>
        <w:t xml:space="preserve"> of how </w:t>
      </w:r>
      <w:r w:rsidR="00A74C0D" w:rsidRPr="00881BB5">
        <w:rPr>
          <w:rFonts w:cs="Times New Roman"/>
          <w:szCs w:val="24"/>
        </w:rPr>
        <w:t xml:space="preserve">a Bayesian approach </w:t>
      </w:r>
      <w:r w:rsidR="008C5953" w:rsidRPr="00881BB5">
        <w:rPr>
          <w:rFonts w:cs="Times New Roman"/>
          <w:szCs w:val="24"/>
        </w:rPr>
        <w:t xml:space="preserve">can be used </w:t>
      </w:r>
      <w:r w:rsidR="00A74C0D" w:rsidRPr="00881BB5">
        <w:rPr>
          <w:rFonts w:cs="Times New Roman"/>
          <w:szCs w:val="24"/>
        </w:rPr>
        <w:t xml:space="preserve">to </w:t>
      </w:r>
      <w:r w:rsidR="00D86D82" w:rsidRPr="00881BB5">
        <w:rPr>
          <w:rFonts w:cs="Times New Roman"/>
          <w:szCs w:val="24"/>
        </w:rPr>
        <w:t xml:space="preserve">fit a </w:t>
      </w:r>
      <w:r w:rsidR="00472366" w:rsidRPr="00881BB5">
        <w:rPr>
          <w:rFonts w:cs="Times New Roman"/>
          <w:szCs w:val="24"/>
        </w:rPr>
        <w:t>trait-</w:t>
      </w:r>
      <w:r w:rsidR="00D86D82" w:rsidRPr="00881BB5">
        <w:rPr>
          <w:rFonts w:cs="Times New Roman"/>
          <w:szCs w:val="24"/>
        </w:rPr>
        <w:t xml:space="preserve">neutral model of community change to time series data </w:t>
      </w:r>
      <w:r w:rsidR="00A74C0D" w:rsidRPr="00881BB5">
        <w:rPr>
          <w:rFonts w:cs="Times New Roman"/>
          <w:szCs w:val="24"/>
        </w:rPr>
        <w:t xml:space="preserve">see </w:t>
      </w:r>
      <w:r w:rsidR="00A74C0D" w:rsidRPr="00881BB5">
        <w:rPr>
          <w:rFonts w:cs="Times New Roman"/>
          <w:szCs w:val="24"/>
        </w:rPr>
        <w:fldChar w:fldCharType="begin" w:fldLock="1"/>
      </w:r>
      <w:r w:rsidR="00133DE1" w:rsidRPr="00881BB5">
        <w:rPr>
          <w:rFonts w:cs="Times New Roman"/>
          <w:szCs w:val="24"/>
        </w:rPr>
        <w:instrText>ADDIN CSL_CITATION { "citationItems" : [ { "id" : "ITEM-1", "itemData" : { "DOI" : "10.1111/j.1365-2435.2007.01358.x", "ISSN" : "0269-8463", "author" : [ { "dropping-particle" : "", "family" : "Mutshinda", "given" : "Crispin M.", "non-dropping-particle" : "", "parse-names" : false, "suffix" : "" }, { "dropping-particle" : "", "family" : "O\u2019Hara", "given" : "Robert B.", "non-dropping-particle" : "", "parse-names" : false, "suffix" : "" }, { "dropping-particle" : "", "family" : "Woiwod", "given" : "Ian P.", "non-dropping-particle" : "", "parse-names" : false, "suffix" : "" } ], "container-title" : "Functional Ecology", "id" : "ITEM-1", "issue" : "2", "issued" : { "date-parts" : [ [ "2008", "4" ] ] }, "page" : "340-347", "title" : "Species abundance dynamics under neutral assumptions: a Bayesian approach to the controversy", "type" : "article-journal", "volume" : "22" }, "uris" : [ "http://www.mendeley.com/documents/?uuid=cc5c7803-4d74-47f9-9cdb-c384f04aec25" ] } ], "mendeley" : { "formattedCitation" : "(Mutshinda et al. 2008)", "manualFormatting" : "Mutshinda et al. (2008)", "plainTextFormattedCitation" : "(Mutshinda et al. 2008)", "previouslyFormattedCitation" : "(Mutshinda et al. 2008)" }, "properties" : { "noteIndex" : 0 }, "schema" : "https://github.com/citation-style-language/schema/raw/master/csl-citation.json" }</w:instrText>
      </w:r>
      <w:r w:rsidR="00A74C0D" w:rsidRPr="00881BB5">
        <w:rPr>
          <w:rFonts w:cs="Times New Roman"/>
          <w:szCs w:val="24"/>
        </w:rPr>
        <w:fldChar w:fldCharType="separate"/>
      </w:r>
      <w:r w:rsidR="00A74C0D" w:rsidRPr="00881BB5">
        <w:rPr>
          <w:rFonts w:cs="Times New Roman"/>
          <w:noProof/>
          <w:szCs w:val="24"/>
        </w:rPr>
        <w:t xml:space="preserve">Mutshinda et al. </w:t>
      </w:r>
      <w:r w:rsidR="00133DE1" w:rsidRPr="00881BB5">
        <w:rPr>
          <w:rFonts w:cs="Times New Roman"/>
          <w:noProof/>
          <w:szCs w:val="24"/>
        </w:rPr>
        <w:t>(</w:t>
      </w:r>
      <w:r w:rsidR="00A74C0D" w:rsidRPr="00881BB5">
        <w:rPr>
          <w:rFonts w:cs="Times New Roman"/>
          <w:noProof/>
          <w:szCs w:val="24"/>
        </w:rPr>
        <w:t>2008)</w:t>
      </w:r>
      <w:r w:rsidR="00A74C0D" w:rsidRPr="00881BB5">
        <w:rPr>
          <w:rFonts w:cs="Times New Roman"/>
          <w:szCs w:val="24"/>
        </w:rPr>
        <w:fldChar w:fldCharType="end"/>
      </w:r>
      <w:r w:rsidR="008C5953" w:rsidRPr="00881BB5">
        <w:rPr>
          <w:rFonts w:cs="Times New Roman"/>
          <w:szCs w:val="24"/>
        </w:rPr>
        <w:t>.</w:t>
      </w:r>
      <w:r w:rsidR="00206947">
        <w:rPr>
          <w:rFonts w:cs="Times New Roman"/>
          <w:szCs w:val="24"/>
        </w:rPr>
        <w:t xml:space="preserve"> </w:t>
      </w:r>
      <w:commentRangeStart w:id="125"/>
      <w:del w:id="126" w:author="John Guittar" w:date="2016-04-11T16:14:00Z">
        <w:r w:rsidR="00E942C5" w:rsidDel="00670FBA">
          <w:rPr>
            <w:rFonts w:cs="Times New Roman"/>
            <w:szCs w:val="24"/>
          </w:rPr>
          <w:delText>We also explored a second, more conservative method of estimating immigration rates based on maximizing explained variation in observed species-based changes in all turfs</w:delText>
        </w:r>
        <w:r w:rsidR="00742F44" w:rsidDel="00670FBA">
          <w:rPr>
            <w:rFonts w:cs="Times New Roman"/>
            <w:szCs w:val="24"/>
          </w:rPr>
          <w:delText>. For additional information on this second method, and on model behavior in general, see Appendix S1.</w:delText>
        </w:r>
      </w:del>
      <w:commentRangeEnd w:id="125"/>
      <w:r w:rsidR="00670FBA">
        <w:rPr>
          <w:rStyle w:val="CommentReference"/>
        </w:rPr>
        <w:commentReference w:id="125"/>
      </w:r>
    </w:p>
    <w:p w14:paraId="1EEB42FE" w14:textId="3DC27C9C" w:rsidR="009334D8" w:rsidRPr="00881BB5" w:rsidRDefault="00147E37" w:rsidP="00206947">
      <w:pPr>
        <w:spacing w:line="480" w:lineRule="auto"/>
        <w:rPr>
          <w:rFonts w:cs="Times New Roman"/>
          <w:szCs w:val="24"/>
        </w:rPr>
      </w:pPr>
      <w:r w:rsidRPr="00881BB5">
        <w:rPr>
          <w:rFonts w:cs="Times New Roman"/>
          <w:szCs w:val="24"/>
        </w:rPr>
        <w:t xml:space="preserve"> </w:t>
      </w:r>
    </w:p>
    <w:p w14:paraId="5BF02ABA" w14:textId="77777777" w:rsidR="006D170D" w:rsidRPr="00881BB5" w:rsidRDefault="006D170D" w:rsidP="009334D8">
      <w:pPr>
        <w:pStyle w:val="Heading1"/>
        <w:spacing w:before="0" w:line="480" w:lineRule="auto"/>
        <w:rPr>
          <w:rFonts w:cs="Times New Roman"/>
          <w:szCs w:val="24"/>
        </w:rPr>
      </w:pPr>
      <w:r w:rsidRPr="00881BB5">
        <w:rPr>
          <w:rFonts w:cs="Times New Roman"/>
          <w:szCs w:val="24"/>
        </w:rPr>
        <w:t>RESULTS</w:t>
      </w:r>
    </w:p>
    <w:p w14:paraId="0E77D3F3" w14:textId="63C8E2E0" w:rsidR="00CB6D68" w:rsidRPr="00881BB5" w:rsidRDefault="0068559B" w:rsidP="009334D8">
      <w:pPr>
        <w:spacing w:line="480" w:lineRule="auto"/>
        <w:ind w:firstLine="720"/>
        <w:rPr>
          <w:rFonts w:cs="Times New Roman"/>
          <w:szCs w:val="24"/>
        </w:rPr>
      </w:pPr>
      <w:ins w:id="127" w:author="John Guittar" w:date="2016-04-11T18:16:00Z">
        <w:r>
          <w:rPr>
            <w:rFonts w:cs="Times New Roman"/>
            <w:szCs w:val="24"/>
          </w:rPr>
          <w:t>Species-level trait values of l</w:t>
        </w:r>
      </w:ins>
      <w:del w:id="128" w:author="John Guittar" w:date="2016-04-11T18:16:00Z">
        <w:r w:rsidR="0058739E" w:rsidRPr="00881BB5" w:rsidDel="0068559B">
          <w:rPr>
            <w:rFonts w:cs="Times New Roman"/>
            <w:szCs w:val="24"/>
          </w:rPr>
          <w:delText>L</w:delText>
        </w:r>
      </w:del>
      <w:r w:rsidR="00407F83" w:rsidRPr="00881BB5">
        <w:rPr>
          <w:rFonts w:cs="Times New Roman"/>
          <w:szCs w:val="24"/>
        </w:rPr>
        <w:t xml:space="preserve">eaf area, SLA, maximum height, </w:t>
      </w:r>
      <w:r w:rsidR="009F019A" w:rsidRPr="00881BB5">
        <w:rPr>
          <w:rFonts w:cs="Times New Roman"/>
          <w:szCs w:val="24"/>
        </w:rPr>
        <w:t>and lateral spread</w:t>
      </w:r>
      <w:r w:rsidR="00376EAD" w:rsidRPr="00881BB5">
        <w:rPr>
          <w:rFonts w:cs="Times New Roman"/>
          <w:szCs w:val="24"/>
        </w:rPr>
        <w:t xml:space="preserve"> increased along spatial temperature gradients, whereas </w:t>
      </w:r>
      <w:ins w:id="129" w:author="John Guittar" w:date="2016-04-11T18:23:00Z">
        <w:r w:rsidR="00BA0F3D">
          <w:rPr>
            <w:rFonts w:cs="Times New Roman"/>
            <w:szCs w:val="24"/>
          </w:rPr>
          <w:t xml:space="preserve">species-level </w:t>
        </w:r>
      </w:ins>
      <w:ins w:id="130" w:author="John Guittar" w:date="2016-04-11T18:21:00Z">
        <w:r w:rsidR="00BA0F3D">
          <w:rPr>
            <w:rFonts w:cs="Times New Roman"/>
            <w:szCs w:val="24"/>
          </w:rPr>
          <w:t xml:space="preserve">values of </w:t>
        </w:r>
      </w:ins>
      <w:r w:rsidR="00376EAD" w:rsidRPr="00881BB5">
        <w:rPr>
          <w:rFonts w:cs="Times New Roman"/>
          <w:szCs w:val="24"/>
        </w:rPr>
        <w:t>bud number and connection persisten</w:t>
      </w:r>
      <w:r w:rsidR="004C554C" w:rsidRPr="00881BB5">
        <w:rPr>
          <w:rFonts w:cs="Times New Roman"/>
          <w:szCs w:val="24"/>
        </w:rPr>
        <w:t>ce</w:t>
      </w:r>
      <w:r w:rsidR="00376EAD" w:rsidRPr="00881BB5">
        <w:rPr>
          <w:rFonts w:cs="Times New Roman"/>
          <w:szCs w:val="24"/>
        </w:rPr>
        <w:t xml:space="preserve"> decreased along spatial temperature gradients </w:t>
      </w:r>
      <w:r w:rsidR="00185DA9" w:rsidRPr="00881BB5">
        <w:rPr>
          <w:rFonts w:cs="Times New Roman"/>
          <w:szCs w:val="24"/>
        </w:rPr>
        <w:t>(Table 1</w:t>
      </w:r>
      <w:r w:rsidR="00607840" w:rsidRPr="00881BB5">
        <w:rPr>
          <w:rFonts w:cs="Times New Roman"/>
          <w:szCs w:val="24"/>
        </w:rPr>
        <w:t>, Figure 2</w:t>
      </w:r>
      <w:r w:rsidR="00185DA9" w:rsidRPr="00881BB5">
        <w:rPr>
          <w:rFonts w:cs="Times New Roman"/>
          <w:szCs w:val="24"/>
        </w:rPr>
        <w:t>)</w:t>
      </w:r>
      <w:r w:rsidR="00407F83" w:rsidRPr="00881BB5">
        <w:rPr>
          <w:rFonts w:cs="Times New Roman"/>
          <w:szCs w:val="24"/>
        </w:rPr>
        <w:t xml:space="preserve">. In three </w:t>
      </w:r>
      <w:r w:rsidR="009A1115" w:rsidRPr="00881BB5">
        <w:rPr>
          <w:rFonts w:cs="Times New Roman"/>
          <w:szCs w:val="24"/>
        </w:rPr>
        <w:t>of</w:t>
      </w:r>
      <w:r w:rsidR="004C554C" w:rsidRPr="00881BB5">
        <w:rPr>
          <w:rFonts w:cs="Times New Roman"/>
          <w:szCs w:val="24"/>
        </w:rPr>
        <w:t xml:space="preserve"> the</w:t>
      </w:r>
      <w:r w:rsidR="009A1115" w:rsidRPr="00881BB5">
        <w:rPr>
          <w:rFonts w:cs="Times New Roman"/>
          <w:szCs w:val="24"/>
        </w:rPr>
        <w:t xml:space="preserve"> eight </w:t>
      </w:r>
      <w:r w:rsidR="004C554C" w:rsidRPr="00881BB5">
        <w:rPr>
          <w:rFonts w:cs="Times New Roman"/>
          <w:szCs w:val="24"/>
        </w:rPr>
        <w:t>traits</w:t>
      </w:r>
      <w:r w:rsidR="00407F83" w:rsidRPr="00881BB5">
        <w:rPr>
          <w:rFonts w:cs="Times New Roman"/>
          <w:szCs w:val="24"/>
        </w:rPr>
        <w:t xml:space="preserve">, </w:t>
      </w:r>
      <w:r w:rsidR="00185DA9" w:rsidRPr="00881BB5">
        <w:rPr>
          <w:rFonts w:cs="Times New Roman"/>
          <w:szCs w:val="24"/>
        </w:rPr>
        <w:t>the best-</w:t>
      </w:r>
      <w:r w:rsidR="00DF0389" w:rsidRPr="00881BB5">
        <w:rPr>
          <w:rFonts w:cs="Times New Roman"/>
          <w:szCs w:val="24"/>
        </w:rPr>
        <w:t xml:space="preserve">fit </w:t>
      </w:r>
      <w:r w:rsidR="009A6248" w:rsidRPr="00881BB5">
        <w:rPr>
          <w:rFonts w:cs="Times New Roman"/>
          <w:szCs w:val="24"/>
        </w:rPr>
        <w:t xml:space="preserve">weighted linear </w:t>
      </w:r>
      <w:r w:rsidR="00DF0389" w:rsidRPr="00881BB5">
        <w:rPr>
          <w:rFonts w:cs="Times New Roman"/>
          <w:szCs w:val="24"/>
        </w:rPr>
        <w:t xml:space="preserve">model </w:t>
      </w:r>
      <w:r w:rsidR="009A6248" w:rsidRPr="00881BB5">
        <w:rPr>
          <w:rFonts w:cs="Times New Roman"/>
          <w:szCs w:val="24"/>
        </w:rPr>
        <w:t>determined by AIC values included</w:t>
      </w:r>
      <w:r w:rsidR="00DF0389" w:rsidRPr="00881BB5">
        <w:rPr>
          <w:rFonts w:cs="Times New Roman"/>
          <w:szCs w:val="24"/>
        </w:rPr>
        <w:t xml:space="preserve"> precipitation as </w:t>
      </w:r>
      <w:r w:rsidR="00E146F3" w:rsidRPr="00881BB5">
        <w:rPr>
          <w:rFonts w:cs="Times New Roman"/>
          <w:szCs w:val="24"/>
        </w:rPr>
        <w:t xml:space="preserve">a </w:t>
      </w:r>
      <w:r w:rsidR="00DF0389" w:rsidRPr="00881BB5">
        <w:rPr>
          <w:rFonts w:cs="Times New Roman"/>
          <w:szCs w:val="24"/>
        </w:rPr>
        <w:t xml:space="preserve">predictor variable, but the precipitation variable was never significant. </w:t>
      </w:r>
      <w:r w:rsidR="00E8091E" w:rsidRPr="00881BB5">
        <w:rPr>
          <w:rFonts w:cs="Times New Roman"/>
          <w:szCs w:val="24"/>
        </w:rPr>
        <w:t xml:space="preserve">The interaction of temperature and precipitation had a significant effect on SLA. </w:t>
      </w:r>
      <w:r w:rsidR="00A109FD" w:rsidRPr="00881BB5">
        <w:rPr>
          <w:rFonts w:cs="Times New Roman"/>
          <w:szCs w:val="24"/>
        </w:rPr>
        <w:t xml:space="preserve">For connection persistence and bud number, </w:t>
      </w:r>
      <w:r w:rsidR="00856632" w:rsidRPr="00881BB5">
        <w:rPr>
          <w:rFonts w:cs="Times New Roman"/>
          <w:szCs w:val="24"/>
        </w:rPr>
        <w:t>exponential curve</w:t>
      </w:r>
      <w:r w:rsidR="00A109FD" w:rsidRPr="00881BB5">
        <w:rPr>
          <w:rFonts w:cs="Times New Roman"/>
          <w:szCs w:val="24"/>
        </w:rPr>
        <w:t>s</w:t>
      </w:r>
      <w:r w:rsidR="00856632" w:rsidRPr="00881BB5">
        <w:rPr>
          <w:rFonts w:cs="Times New Roman"/>
          <w:szCs w:val="24"/>
        </w:rPr>
        <w:t xml:space="preserve"> with increasing temperature </w:t>
      </w:r>
      <w:r w:rsidR="00A109FD" w:rsidRPr="00881BB5">
        <w:rPr>
          <w:rFonts w:cs="Times New Roman"/>
          <w:szCs w:val="24"/>
        </w:rPr>
        <w:t xml:space="preserve">fit observed data better than </w:t>
      </w:r>
      <w:r w:rsidR="00DF0389" w:rsidRPr="00881BB5">
        <w:rPr>
          <w:rFonts w:cs="Times New Roman"/>
          <w:szCs w:val="24"/>
        </w:rPr>
        <w:t>linear one</w:t>
      </w:r>
      <w:r w:rsidR="00A109FD" w:rsidRPr="00881BB5">
        <w:rPr>
          <w:rFonts w:cs="Times New Roman"/>
          <w:szCs w:val="24"/>
        </w:rPr>
        <w:t>s</w:t>
      </w:r>
      <w:r w:rsidR="00856632" w:rsidRPr="00881BB5">
        <w:rPr>
          <w:rFonts w:cs="Times New Roman"/>
          <w:szCs w:val="24"/>
        </w:rPr>
        <w:t xml:space="preserve"> (Figure 2).</w:t>
      </w:r>
      <w:r w:rsidR="005812D3">
        <w:rPr>
          <w:rFonts w:cs="Times New Roman"/>
          <w:szCs w:val="24"/>
        </w:rPr>
        <w:t xml:space="preserve"> </w:t>
      </w:r>
      <w:r w:rsidR="00640331">
        <w:rPr>
          <w:rFonts w:cs="Times New Roman"/>
          <w:szCs w:val="24"/>
        </w:rPr>
        <w:t xml:space="preserve">Based on these associations, we limited our analysis of trait convergence in transplanted turfs </w:t>
      </w:r>
      <w:r w:rsidR="00CC4B01">
        <w:rPr>
          <w:rFonts w:cs="Times New Roman"/>
          <w:szCs w:val="24"/>
        </w:rPr>
        <w:t xml:space="preserve">over time </w:t>
      </w:r>
      <w:r w:rsidR="00640331">
        <w:rPr>
          <w:rFonts w:cs="Times New Roman"/>
          <w:szCs w:val="24"/>
        </w:rPr>
        <w:t xml:space="preserve">to the six traits with spatial associations to temperature, and to turfs transplanted to warmer climates. </w:t>
      </w:r>
    </w:p>
    <w:p w14:paraId="6AB78492" w14:textId="1B3098D2" w:rsidR="002A3CAC" w:rsidRPr="00881BB5" w:rsidRDefault="002548E9" w:rsidP="001F1342">
      <w:pPr>
        <w:spacing w:line="480" w:lineRule="auto"/>
        <w:ind w:firstLine="720"/>
        <w:rPr>
          <w:rFonts w:cs="Times New Roman"/>
          <w:szCs w:val="24"/>
        </w:rPr>
      </w:pPr>
      <w:r w:rsidRPr="00881BB5">
        <w:rPr>
          <w:rFonts w:cs="Times New Roman"/>
          <w:szCs w:val="24"/>
        </w:rPr>
        <w:t>S</w:t>
      </w:r>
      <w:r w:rsidR="000F2A35" w:rsidRPr="00881BB5">
        <w:rPr>
          <w:rFonts w:cs="Times New Roman"/>
          <w:szCs w:val="24"/>
        </w:rPr>
        <w:t>pecies and trait composition</w:t>
      </w:r>
      <w:r w:rsidR="00426FCA" w:rsidRPr="00881BB5">
        <w:rPr>
          <w:rFonts w:cs="Times New Roman"/>
          <w:szCs w:val="24"/>
        </w:rPr>
        <w:t>s</w:t>
      </w:r>
      <w:r w:rsidR="000F2A35" w:rsidRPr="00881BB5">
        <w:rPr>
          <w:rFonts w:cs="Times New Roman"/>
          <w:szCs w:val="24"/>
        </w:rPr>
        <w:t xml:space="preserve"> of transplanted turfs converged towards local controls over time, with the magnitude of convergence increasing with</w:t>
      </w:r>
      <w:r w:rsidR="00B070B7">
        <w:rPr>
          <w:rFonts w:cs="Times New Roman"/>
          <w:szCs w:val="24"/>
        </w:rPr>
        <w:t xml:space="preserve"> initial dissimilarity (Figure </w:t>
      </w:r>
      <w:r w:rsidR="000F2A35" w:rsidRPr="00881BB5">
        <w:rPr>
          <w:rFonts w:cs="Times New Roman"/>
          <w:szCs w:val="24"/>
        </w:rPr>
        <w:t>3).</w:t>
      </w:r>
      <w:r w:rsidR="00672FC3" w:rsidRPr="00881BB5">
        <w:rPr>
          <w:rFonts w:cs="Times New Roman"/>
          <w:szCs w:val="24"/>
        </w:rPr>
        <w:t xml:space="preserve"> </w:t>
      </w:r>
      <w:r w:rsidR="003225D0" w:rsidRPr="00881BB5">
        <w:rPr>
          <w:rFonts w:cs="Times New Roman"/>
          <w:szCs w:val="24"/>
        </w:rPr>
        <w:t>I</w:t>
      </w:r>
      <w:r w:rsidR="00426FCA" w:rsidRPr="00881BB5">
        <w:rPr>
          <w:rFonts w:cs="Times New Roman"/>
          <w:szCs w:val="24"/>
        </w:rPr>
        <w:t xml:space="preserve">n </w:t>
      </w:r>
      <w:del w:id="131" w:author="John Guittar" w:date="2016-04-12T21:47:00Z">
        <w:r w:rsidR="00426FCA" w:rsidRPr="00881BB5" w:rsidDel="00B75BF3">
          <w:rPr>
            <w:rFonts w:cs="Times New Roman"/>
            <w:szCs w:val="24"/>
          </w:rPr>
          <w:delText xml:space="preserve">most </w:delText>
        </w:r>
      </w:del>
      <w:ins w:id="132" w:author="John Guittar" w:date="2016-04-12T21:47:00Z">
        <w:r w:rsidR="00B75BF3" w:rsidRPr="00881BB5">
          <w:rPr>
            <w:rFonts w:cs="Times New Roman"/>
            <w:szCs w:val="24"/>
          </w:rPr>
          <w:t>m</w:t>
        </w:r>
        <w:r w:rsidR="00B75BF3">
          <w:rPr>
            <w:rFonts w:cs="Times New Roman"/>
            <w:szCs w:val="24"/>
          </w:rPr>
          <w:t>any</w:t>
        </w:r>
        <w:r w:rsidR="00B75BF3" w:rsidRPr="00881BB5">
          <w:rPr>
            <w:rFonts w:cs="Times New Roman"/>
            <w:szCs w:val="24"/>
          </w:rPr>
          <w:t xml:space="preserve"> </w:t>
        </w:r>
      </w:ins>
      <w:r w:rsidR="00426FCA" w:rsidRPr="00881BB5">
        <w:rPr>
          <w:rFonts w:cs="Times New Roman"/>
          <w:szCs w:val="24"/>
        </w:rPr>
        <w:t xml:space="preserve">cases, </w:t>
      </w:r>
      <w:ins w:id="133" w:author="John Guittar" w:date="2016-04-12T21:47:00Z">
        <w:r w:rsidR="00B75BF3">
          <w:rPr>
            <w:rFonts w:cs="Times New Roman"/>
            <w:szCs w:val="24"/>
          </w:rPr>
          <w:t xml:space="preserve">however, </w:t>
        </w:r>
      </w:ins>
      <w:r w:rsidR="00426FCA" w:rsidRPr="00881BB5">
        <w:rPr>
          <w:rFonts w:cs="Times New Roman"/>
          <w:szCs w:val="24"/>
        </w:rPr>
        <w:t>r</w:t>
      </w:r>
      <w:r w:rsidR="000F2A35" w:rsidRPr="00881BB5">
        <w:rPr>
          <w:rFonts w:cs="Times New Roman"/>
          <w:szCs w:val="24"/>
        </w:rPr>
        <w:t xml:space="preserve">ates of convergence </w:t>
      </w:r>
      <w:r w:rsidR="00672FC3" w:rsidRPr="00881BB5">
        <w:rPr>
          <w:rFonts w:cs="Times New Roman"/>
          <w:szCs w:val="24"/>
        </w:rPr>
        <w:t xml:space="preserve">did not differ significantly from </w:t>
      </w:r>
      <w:r w:rsidR="000F2A35" w:rsidRPr="00881BB5">
        <w:rPr>
          <w:rFonts w:cs="Times New Roman"/>
          <w:szCs w:val="24"/>
        </w:rPr>
        <w:t>null model</w:t>
      </w:r>
      <w:r w:rsidR="00426FCA" w:rsidRPr="00881BB5">
        <w:rPr>
          <w:rFonts w:cs="Times New Roman"/>
          <w:szCs w:val="24"/>
        </w:rPr>
        <w:t xml:space="preserve"> predictions</w:t>
      </w:r>
      <w:r w:rsidR="000F2A35" w:rsidRPr="00881BB5">
        <w:rPr>
          <w:rFonts w:cs="Times New Roman"/>
          <w:szCs w:val="24"/>
        </w:rPr>
        <w:t xml:space="preserve"> that account</w:t>
      </w:r>
      <w:r w:rsidR="00FE799D" w:rsidRPr="00881BB5">
        <w:rPr>
          <w:rFonts w:cs="Times New Roman"/>
          <w:szCs w:val="24"/>
        </w:rPr>
        <w:t>ed</w:t>
      </w:r>
      <w:r w:rsidR="000F2A35" w:rsidRPr="00881BB5">
        <w:rPr>
          <w:rFonts w:cs="Times New Roman"/>
          <w:szCs w:val="24"/>
        </w:rPr>
        <w:t xml:space="preserve"> for </w:t>
      </w:r>
      <w:r w:rsidR="00FE799D" w:rsidRPr="00881BB5">
        <w:rPr>
          <w:rFonts w:cs="Times New Roman"/>
          <w:szCs w:val="24"/>
        </w:rPr>
        <w:t>random replacement by local immigrants</w:t>
      </w:r>
      <w:r w:rsidR="00B070B7">
        <w:rPr>
          <w:rFonts w:cs="Times New Roman"/>
          <w:szCs w:val="24"/>
        </w:rPr>
        <w:t xml:space="preserve"> (Figure 4</w:t>
      </w:r>
      <w:r w:rsidRPr="00881BB5">
        <w:rPr>
          <w:rFonts w:cs="Times New Roman"/>
          <w:szCs w:val="24"/>
        </w:rPr>
        <w:t>)</w:t>
      </w:r>
      <w:r w:rsidR="00FE799D" w:rsidRPr="00881BB5">
        <w:rPr>
          <w:rFonts w:cs="Times New Roman"/>
          <w:szCs w:val="24"/>
        </w:rPr>
        <w:t xml:space="preserve">. </w:t>
      </w:r>
      <w:ins w:id="134" w:author="John Guittar" w:date="2016-04-12T21:47:00Z">
        <w:r w:rsidR="00B75BF3">
          <w:rPr>
            <w:rFonts w:cs="Times New Roman"/>
            <w:szCs w:val="24"/>
          </w:rPr>
          <w:t xml:space="preserve">Rates of convergence in species composition exceeded null model predictions only in 2011. </w:t>
        </w:r>
      </w:ins>
      <w:r w:rsidR="00640331">
        <w:rPr>
          <w:rFonts w:cs="Times New Roman"/>
          <w:szCs w:val="24"/>
        </w:rPr>
        <w:t>R</w:t>
      </w:r>
      <w:r w:rsidR="005812D3">
        <w:rPr>
          <w:rFonts w:cs="Times New Roman"/>
          <w:szCs w:val="24"/>
        </w:rPr>
        <w:t>ate</w:t>
      </w:r>
      <w:r w:rsidR="00D1005E">
        <w:rPr>
          <w:rFonts w:cs="Times New Roman"/>
          <w:szCs w:val="24"/>
        </w:rPr>
        <w:t>s</w:t>
      </w:r>
      <w:r w:rsidR="005812D3">
        <w:rPr>
          <w:rFonts w:cs="Times New Roman"/>
          <w:szCs w:val="24"/>
        </w:rPr>
        <w:t xml:space="preserve"> of c</w:t>
      </w:r>
      <w:r w:rsidRPr="00881BB5">
        <w:rPr>
          <w:rFonts w:cs="Times New Roman"/>
          <w:szCs w:val="24"/>
        </w:rPr>
        <w:t>onvergence in maximum height</w:t>
      </w:r>
      <w:ins w:id="135" w:author="John Guittar" w:date="2016-04-12T21:48:00Z">
        <w:r w:rsidR="00B75BF3">
          <w:rPr>
            <w:rFonts w:cs="Times New Roman"/>
            <w:szCs w:val="24"/>
          </w:rPr>
          <w:t>, bud number, and connection persistence</w:t>
        </w:r>
      </w:ins>
      <w:del w:id="136" w:author="John Guittar" w:date="2016-04-12T21:48:00Z">
        <w:r w:rsidRPr="00881BB5" w:rsidDel="00B75BF3">
          <w:rPr>
            <w:rFonts w:cs="Times New Roman"/>
            <w:szCs w:val="24"/>
          </w:rPr>
          <w:delText xml:space="preserve"> and bud number</w:delText>
        </w:r>
        <w:r w:rsidR="00640331" w:rsidDel="00B75BF3">
          <w:rPr>
            <w:rFonts w:cs="Times New Roman"/>
            <w:szCs w:val="24"/>
          </w:rPr>
          <w:delText xml:space="preserve">, </w:delText>
        </w:r>
        <w:r w:rsidR="00640331" w:rsidDel="00B75BF3">
          <w:rPr>
            <w:rFonts w:cs="Times New Roman"/>
            <w:szCs w:val="24"/>
          </w:rPr>
          <w:lastRenderedPageBreak/>
          <w:delText>however,</w:delText>
        </w:r>
      </w:del>
      <w:r w:rsidR="00640331">
        <w:rPr>
          <w:rFonts w:cs="Times New Roman"/>
          <w:szCs w:val="24"/>
        </w:rPr>
        <w:t xml:space="preserve"> </w:t>
      </w:r>
      <w:r w:rsidR="005812D3">
        <w:rPr>
          <w:rFonts w:cs="Times New Roman"/>
          <w:szCs w:val="24"/>
        </w:rPr>
        <w:t>exceed</w:t>
      </w:r>
      <w:r w:rsidR="00D1005E">
        <w:rPr>
          <w:rFonts w:cs="Times New Roman"/>
          <w:szCs w:val="24"/>
        </w:rPr>
        <w:t>ed</w:t>
      </w:r>
      <w:r w:rsidRPr="00881BB5">
        <w:rPr>
          <w:rFonts w:cs="Times New Roman"/>
          <w:szCs w:val="24"/>
        </w:rPr>
        <w:t xml:space="preserve"> null model predictions</w:t>
      </w:r>
      <w:ins w:id="137" w:author="John Guittar" w:date="2016-04-12T21:48:00Z">
        <w:r w:rsidR="00B75BF3">
          <w:rPr>
            <w:rFonts w:cs="Times New Roman"/>
            <w:szCs w:val="24"/>
          </w:rPr>
          <w:t xml:space="preserve"> in at least two </w:t>
        </w:r>
      </w:ins>
      <w:ins w:id="138" w:author="John Guittar" w:date="2016-04-12T21:49:00Z">
        <w:r w:rsidR="00B75BF3">
          <w:rPr>
            <w:rFonts w:cs="Times New Roman"/>
            <w:szCs w:val="24"/>
          </w:rPr>
          <w:t>of the three yearly pairwise comparisons</w:t>
        </w:r>
      </w:ins>
      <w:r w:rsidRPr="00881BB5">
        <w:rPr>
          <w:rFonts w:cs="Times New Roman"/>
          <w:szCs w:val="24"/>
        </w:rPr>
        <w:t>.</w:t>
      </w:r>
      <w:del w:id="139" w:author="John Guittar" w:date="2016-04-12T21:49:00Z">
        <w:r w:rsidRPr="00881BB5" w:rsidDel="00B75BF3">
          <w:rPr>
            <w:rFonts w:cs="Times New Roman"/>
            <w:szCs w:val="24"/>
          </w:rPr>
          <w:delText xml:space="preserve"> </w:delText>
        </w:r>
      </w:del>
      <w:del w:id="140" w:author="John Guittar" w:date="2016-04-12T21:48:00Z">
        <w:r w:rsidRPr="00881BB5" w:rsidDel="00B75BF3">
          <w:rPr>
            <w:rFonts w:cs="Times New Roman"/>
            <w:szCs w:val="24"/>
          </w:rPr>
          <w:delText xml:space="preserve">Convergence in connection persistence exceeded null predictions in </w:delText>
        </w:r>
      </w:del>
      <w:del w:id="141" w:author="John Guittar" w:date="2016-04-11T16:19:00Z">
        <w:r w:rsidRPr="00881BB5" w:rsidDel="00670FBA">
          <w:rPr>
            <w:rFonts w:cs="Times New Roman"/>
            <w:szCs w:val="24"/>
          </w:rPr>
          <w:delText xml:space="preserve">one </w:delText>
        </w:r>
      </w:del>
      <w:del w:id="142" w:author="John Guittar" w:date="2016-04-12T21:48:00Z">
        <w:r w:rsidRPr="00881BB5" w:rsidDel="00B75BF3">
          <w:rPr>
            <w:rFonts w:cs="Times New Roman"/>
            <w:szCs w:val="24"/>
          </w:rPr>
          <w:delText>of three yearly pairwise comparisons, and then only barely (p = 0.049)</w:delText>
        </w:r>
        <w:r w:rsidR="0062734F" w:rsidDel="00B75BF3">
          <w:rPr>
            <w:rFonts w:cs="Times New Roman"/>
            <w:szCs w:val="24"/>
          </w:rPr>
          <w:delText>.</w:delText>
        </w:r>
      </w:del>
      <w:del w:id="143" w:author="John Guittar" w:date="2016-04-11T16:15:00Z">
        <w:r w:rsidR="00206947" w:rsidDel="00670FBA">
          <w:rPr>
            <w:rFonts w:cs="Times New Roman"/>
            <w:szCs w:val="24"/>
          </w:rPr>
          <w:delText xml:space="preserve"> </w:delText>
        </w:r>
        <w:r w:rsidR="0062734F" w:rsidDel="00670FBA">
          <w:rPr>
            <w:rFonts w:cs="Times New Roman"/>
            <w:szCs w:val="24"/>
          </w:rPr>
          <w:delText xml:space="preserve">Null </w:delText>
        </w:r>
        <w:r w:rsidR="001F1342" w:rsidDel="00670FBA">
          <w:rPr>
            <w:rFonts w:cs="Times New Roman"/>
            <w:szCs w:val="24"/>
          </w:rPr>
          <w:delText>predictions</w:delText>
        </w:r>
        <w:r w:rsidR="0062734F" w:rsidDel="00670FBA">
          <w:rPr>
            <w:rFonts w:cs="Times New Roman"/>
            <w:szCs w:val="24"/>
          </w:rPr>
          <w:delText xml:space="preserve"> </w:delText>
        </w:r>
        <w:r w:rsidR="00CC4B01" w:rsidDel="00670FBA">
          <w:rPr>
            <w:rFonts w:cs="Times New Roman"/>
            <w:szCs w:val="24"/>
          </w:rPr>
          <w:delText>using</w:delText>
        </w:r>
        <w:r w:rsidR="0062734F" w:rsidDel="00670FBA">
          <w:rPr>
            <w:rFonts w:cs="Times New Roman"/>
            <w:szCs w:val="24"/>
          </w:rPr>
          <w:delText xml:space="preserve"> immigration rates </w:delText>
        </w:r>
        <w:r w:rsidR="001F1342" w:rsidDel="00670FBA">
          <w:rPr>
            <w:rFonts w:cs="Times New Roman"/>
            <w:szCs w:val="24"/>
          </w:rPr>
          <w:delText xml:space="preserve">derived </w:delText>
        </w:r>
        <w:r w:rsidR="0062734F" w:rsidDel="00670FBA">
          <w:rPr>
            <w:rFonts w:cs="Times New Roman"/>
            <w:szCs w:val="24"/>
          </w:rPr>
          <w:delText xml:space="preserve">from our second, independent method of </w:delText>
        </w:r>
        <w:r w:rsidR="00CC4B01" w:rsidDel="00670FBA">
          <w:rPr>
            <w:rFonts w:cs="Times New Roman"/>
            <w:szCs w:val="24"/>
          </w:rPr>
          <w:delText>estimation</w:delText>
        </w:r>
        <w:r w:rsidR="001F1342" w:rsidDel="00670FBA">
          <w:rPr>
            <w:rFonts w:cs="Times New Roman"/>
            <w:szCs w:val="24"/>
          </w:rPr>
          <w:delText xml:space="preserve"> led to </w:delText>
        </w:r>
        <w:r w:rsidR="00742F44" w:rsidDel="00670FBA">
          <w:rPr>
            <w:rFonts w:cs="Times New Roman"/>
            <w:szCs w:val="24"/>
          </w:rPr>
          <w:delText xml:space="preserve">nearly </w:delText>
        </w:r>
        <w:r w:rsidR="001F1342" w:rsidDel="00670FBA">
          <w:rPr>
            <w:rFonts w:cs="Times New Roman"/>
            <w:szCs w:val="24"/>
          </w:rPr>
          <w:delText xml:space="preserve">identical conclusions </w:delText>
        </w:r>
        <w:r w:rsidR="0062734F" w:rsidDel="00670FBA">
          <w:rPr>
            <w:rFonts w:cs="Times New Roman"/>
            <w:szCs w:val="24"/>
          </w:rPr>
          <w:delText>(Figure S1).</w:delText>
        </w:r>
        <w:r w:rsidR="00742F44" w:rsidDel="00670FBA">
          <w:rPr>
            <w:rFonts w:cs="Times New Roman"/>
            <w:szCs w:val="24"/>
          </w:rPr>
          <w:delText xml:space="preserve"> </w:delText>
        </w:r>
      </w:del>
    </w:p>
    <w:p w14:paraId="1A79C68D" w14:textId="77777777" w:rsidR="00F75072" w:rsidRPr="00881BB5" w:rsidRDefault="00F75072" w:rsidP="00206947">
      <w:pPr>
        <w:spacing w:line="480" w:lineRule="auto"/>
        <w:rPr>
          <w:rFonts w:cs="Times New Roman"/>
          <w:szCs w:val="24"/>
        </w:rPr>
      </w:pPr>
    </w:p>
    <w:p w14:paraId="275043DC" w14:textId="51003728" w:rsidR="000A179E" w:rsidRPr="00881BB5" w:rsidRDefault="006D170D" w:rsidP="00F308F7">
      <w:pPr>
        <w:pStyle w:val="Heading1"/>
        <w:spacing w:before="0" w:line="480" w:lineRule="auto"/>
        <w:rPr>
          <w:rFonts w:cs="Times New Roman"/>
          <w:szCs w:val="24"/>
        </w:rPr>
      </w:pPr>
      <w:r w:rsidRPr="00881BB5">
        <w:rPr>
          <w:rFonts w:cs="Times New Roman"/>
          <w:szCs w:val="24"/>
        </w:rPr>
        <w:t>DISCUSSION</w:t>
      </w:r>
    </w:p>
    <w:p w14:paraId="3709AB90" w14:textId="26A18850" w:rsidR="00E808B0" w:rsidRPr="00881BB5" w:rsidRDefault="00DE21E6" w:rsidP="00F308F7">
      <w:pPr>
        <w:spacing w:line="480" w:lineRule="auto"/>
        <w:rPr>
          <w:rFonts w:cs="Times New Roman"/>
          <w:szCs w:val="24"/>
        </w:rPr>
      </w:pPr>
      <w:r w:rsidRPr="00881BB5">
        <w:rPr>
          <w:rFonts w:cs="Times New Roman"/>
          <w:szCs w:val="24"/>
        </w:rPr>
        <w:tab/>
      </w:r>
      <w:r w:rsidR="008A012B" w:rsidRPr="00881BB5">
        <w:rPr>
          <w:rFonts w:cs="Times New Roman"/>
          <w:szCs w:val="24"/>
        </w:rPr>
        <w:t xml:space="preserve">Our study </w:t>
      </w:r>
      <w:r w:rsidR="002A1D07" w:rsidRPr="00881BB5">
        <w:rPr>
          <w:rFonts w:cs="Times New Roman"/>
          <w:szCs w:val="24"/>
        </w:rPr>
        <w:t>uses</w:t>
      </w:r>
      <w:r w:rsidR="008A012B" w:rsidRPr="00881BB5">
        <w:rPr>
          <w:rFonts w:cs="Times New Roman"/>
          <w:szCs w:val="24"/>
        </w:rPr>
        <w:t xml:space="preserve"> observational and experimental data to test the assumption that associations between plant traits and climate patterns in space can be used to predict plant community response to climate changes in time. We</w:t>
      </w:r>
      <w:r w:rsidR="000A179E" w:rsidRPr="00881BB5">
        <w:rPr>
          <w:rFonts w:cs="Times New Roman"/>
          <w:szCs w:val="24"/>
        </w:rPr>
        <w:t xml:space="preserve"> </w:t>
      </w:r>
      <w:r w:rsidR="00E11F28" w:rsidRPr="00881BB5">
        <w:rPr>
          <w:rFonts w:cs="Times New Roman"/>
          <w:szCs w:val="24"/>
        </w:rPr>
        <w:t>find</w:t>
      </w:r>
      <w:r w:rsidR="000A179E" w:rsidRPr="00881BB5">
        <w:rPr>
          <w:rFonts w:cs="Times New Roman"/>
          <w:szCs w:val="24"/>
        </w:rPr>
        <w:t xml:space="preserve"> </w:t>
      </w:r>
      <w:r w:rsidR="008A012B" w:rsidRPr="00881BB5">
        <w:rPr>
          <w:rFonts w:cs="Times New Roman"/>
          <w:szCs w:val="24"/>
        </w:rPr>
        <w:t>plant</w:t>
      </w:r>
      <w:r w:rsidR="000A179E" w:rsidRPr="00881BB5">
        <w:rPr>
          <w:rFonts w:cs="Times New Roman"/>
          <w:szCs w:val="24"/>
        </w:rPr>
        <w:t xml:space="preserve"> maximum height </w:t>
      </w:r>
      <w:r w:rsidR="00E11F28" w:rsidRPr="00881BB5">
        <w:rPr>
          <w:rFonts w:cs="Times New Roman"/>
          <w:szCs w:val="24"/>
        </w:rPr>
        <w:t xml:space="preserve">to increase and </w:t>
      </w:r>
      <w:r w:rsidR="000A179E" w:rsidRPr="00881BB5">
        <w:rPr>
          <w:rFonts w:cs="Times New Roman"/>
          <w:szCs w:val="24"/>
        </w:rPr>
        <w:t xml:space="preserve">bud number </w:t>
      </w:r>
      <w:ins w:id="144" w:author="John Guittar" w:date="2016-04-12T21:51:00Z">
        <w:r w:rsidR="00B75BF3">
          <w:rPr>
            <w:rFonts w:cs="Times New Roman"/>
            <w:szCs w:val="24"/>
          </w:rPr>
          <w:t xml:space="preserve">and connection persistence </w:t>
        </w:r>
      </w:ins>
      <w:r w:rsidR="00E11F28" w:rsidRPr="00881BB5">
        <w:rPr>
          <w:rFonts w:cs="Times New Roman"/>
          <w:szCs w:val="24"/>
        </w:rPr>
        <w:t xml:space="preserve">to decrease in response to </w:t>
      </w:r>
      <w:r w:rsidR="000A179E" w:rsidRPr="00881BB5">
        <w:rPr>
          <w:rFonts w:cs="Times New Roman"/>
          <w:szCs w:val="24"/>
        </w:rPr>
        <w:t xml:space="preserve">increases in temperature </w:t>
      </w:r>
      <w:r w:rsidR="00E11F28" w:rsidRPr="00881BB5">
        <w:rPr>
          <w:rFonts w:cs="Times New Roman"/>
          <w:szCs w:val="24"/>
        </w:rPr>
        <w:t>in</w:t>
      </w:r>
      <w:r w:rsidR="000A179E" w:rsidRPr="00881BB5">
        <w:rPr>
          <w:rFonts w:cs="Times New Roman"/>
          <w:szCs w:val="24"/>
        </w:rPr>
        <w:t xml:space="preserve"> both space and time</w:t>
      </w:r>
      <w:r w:rsidR="00E11F28" w:rsidRPr="00881BB5">
        <w:rPr>
          <w:rFonts w:cs="Times New Roman"/>
          <w:szCs w:val="24"/>
        </w:rPr>
        <w:t xml:space="preserve">. Leaf </w:t>
      </w:r>
      <w:r w:rsidR="000A179E" w:rsidRPr="00881BB5">
        <w:rPr>
          <w:rFonts w:cs="Times New Roman"/>
          <w:szCs w:val="24"/>
        </w:rPr>
        <w:t>ar</w:t>
      </w:r>
      <w:r w:rsidR="00E11F28" w:rsidRPr="00881BB5">
        <w:rPr>
          <w:rFonts w:cs="Times New Roman"/>
          <w:szCs w:val="24"/>
        </w:rPr>
        <w:t xml:space="preserve">ea, rate of lateral spread, </w:t>
      </w:r>
      <w:ins w:id="145" w:author="John Guittar" w:date="2016-04-12T21:52:00Z">
        <w:r w:rsidR="00B75BF3">
          <w:rPr>
            <w:rFonts w:cs="Times New Roman"/>
            <w:szCs w:val="24"/>
          </w:rPr>
          <w:t xml:space="preserve">and </w:t>
        </w:r>
      </w:ins>
      <w:r w:rsidR="000A179E" w:rsidRPr="00881BB5">
        <w:rPr>
          <w:rFonts w:cs="Times New Roman"/>
          <w:szCs w:val="24"/>
        </w:rPr>
        <w:t>specific leaf area (SLA)</w:t>
      </w:r>
      <w:del w:id="146" w:author="John Guittar" w:date="2016-04-12T21:52:00Z">
        <w:r w:rsidR="00E11F28" w:rsidRPr="00881BB5" w:rsidDel="00B75BF3">
          <w:rPr>
            <w:rFonts w:cs="Times New Roman"/>
            <w:szCs w:val="24"/>
          </w:rPr>
          <w:delText xml:space="preserve">, and </w:delText>
        </w:r>
        <w:r w:rsidR="000A179E" w:rsidRPr="00881BB5" w:rsidDel="00B75BF3">
          <w:rPr>
            <w:rFonts w:cs="Times New Roman"/>
            <w:szCs w:val="24"/>
          </w:rPr>
          <w:delText>connection persistence</w:delText>
        </w:r>
      </w:del>
      <w:r w:rsidR="000A179E" w:rsidRPr="00881BB5">
        <w:rPr>
          <w:rFonts w:cs="Times New Roman"/>
          <w:szCs w:val="24"/>
        </w:rPr>
        <w:t xml:space="preserve"> </w:t>
      </w:r>
      <w:r w:rsidR="00E11F28" w:rsidRPr="00881BB5">
        <w:rPr>
          <w:rFonts w:cs="Times New Roman"/>
          <w:szCs w:val="24"/>
        </w:rPr>
        <w:t>trended with</w:t>
      </w:r>
      <w:r w:rsidR="000A179E" w:rsidRPr="00881BB5">
        <w:rPr>
          <w:rFonts w:cs="Times New Roman"/>
          <w:szCs w:val="24"/>
        </w:rPr>
        <w:t xml:space="preserve"> spatial temperature gradients but did not predict species response to </w:t>
      </w:r>
      <w:r w:rsidR="00E11F28" w:rsidRPr="00881BB5">
        <w:rPr>
          <w:rFonts w:cs="Times New Roman"/>
          <w:szCs w:val="24"/>
        </w:rPr>
        <w:t>climate</w:t>
      </w:r>
      <w:r w:rsidR="000A179E" w:rsidRPr="00881BB5">
        <w:rPr>
          <w:rFonts w:cs="Times New Roman"/>
          <w:szCs w:val="24"/>
        </w:rPr>
        <w:t xml:space="preserve"> warming.</w:t>
      </w:r>
      <w:r w:rsidR="007301AB" w:rsidRPr="00881BB5">
        <w:rPr>
          <w:rFonts w:cs="Times New Roman"/>
          <w:szCs w:val="24"/>
        </w:rPr>
        <w:t xml:space="preserve"> </w:t>
      </w:r>
      <w:r w:rsidR="002A1D07" w:rsidRPr="00881BB5">
        <w:rPr>
          <w:rFonts w:cs="Times New Roman"/>
          <w:szCs w:val="24"/>
        </w:rPr>
        <w:t xml:space="preserve">In other words, traits relating to plant architecture </w:t>
      </w:r>
      <w:r w:rsidR="007B51D7" w:rsidRPr="00881BB5">
        <w:rPr>
          <w:rFonts w:cs="Times New Roman"/>
          <w:szCs w:val="24"/>
        </w:rPr>
        <w:t xml:space="preserve">seemed to influence species performance more </w:t>
      </w:r>
      <w:r w:rsidR="002A1D07" w:rsidRPr="00881BB5">
        <w:rPr>
          <w:rFonts w:cs="Times New Roman"/>
          <w:szCs w:val="24"/>
        </w:rPr>
        <w:t>than traits traditionally associated with resource use efficiency and acquisition. Our study</w:t>
      </w:r>
      <w:r w:rsidR="000A179E" w:rsidRPr="00881BB5">
        <w:rPr>
          <w:rFonts w:cs="Times New Roman"/>
          <w:szCs w:val="24"/>
        </w:rPr>
        <w:t xml:space="preserve"> </w:t>
      </w:r>
      <w:r w:rsidR="007301AB" w:rsidRPr="00881BB5">
        <w:rPr>
          <w:rFonts w:cs="Times New Roman"/>
          <w:szCs w:val="24"/>
        </w:rPr>
        <w:t>support</w:t>
      </w:r>
      <w:r w:rsidR="007B51D7" w:rsidRPr="00881BB5">
        <w:rPr>
          <w:rFonts w:cs="Times New Roman"/>
          <w:szCs w:val="24"/>
        </w:rPr>
        <w:t>s</w:t>
      </w:r>
      <w:r w:rsidR="007301AB" w:rsidRPr="00881BB5">
        <w:rPr>
          <w:rFonts w:cs="Times New Roman"/>
          <w:szCs w:val="24"/>
        </w:rPr>
        <w:t xml:space="preserve"> the widely </w:t>
      </w:r>
      <w:r w:rsidR="00E11F28" w:rsidRPr="00881BB5">
        <w:rPr>
          <w:rFonts w:cs="Times New Roman"/>
          <w:szCs w:val="24"/>
        </w:rPr>
        <w:t>held</w:t>
      </w:r>
      <w:r w:rsidR="007301AB" w:rsidRPr="00881BB5">
        <w:rPr>
          <w:rFonts w:cs="Times New Roman"/>
          <w:szCs w:val="24"/>
        </w:rPr>
        <w:t xml:space="preserve"> assumption that</w:t>
      </w:r>
      <w:r w:rsidR="000A179E" w:rsidRPr="00881BB5">
        <w:rPr>
          <w:rFonts w:cs="Times New Roman"/>
          <w:szCs w:val="24"/>
        </w:rPr>
        <w:t xml:space="preserve"> traits </w:t>
      </w:r>
      <w:r w:rsidR="0070345F" w:rsidRPr="00881BB5">
        <w:rPr>
          <w:rFonts w:cs="Times New Roman"/>
          <w:szCs w:val="24"/>
        </w:rPr>
        <w:t>influence</w:t>
      </w:r>
      <w:r w:rsidR="000A179E" w:rsidRPr="00881BB5">
        <w:rPr>
          <w:rFonts w:cs="Times New Roman"/>
          <w:szCs w:val="24"/>
        </w:rPr>
        <w:t xml:space="preserve"> community assembly processes, but </w:t>
      </w:r>
      <w:del w:id="147" w:author="John Guittar" w:date="2016-04-12T21:52:00Z">
        <w:r w:rsidR="007B51D7" w:rsidRPr="00881BB5" w:rsidDel="00B75BF3">
          <w:rPr>
            <w:rFonts w:cs="Times New Roman"/>
            <w:szCs w:val="24"/>
          </w:rPr>
          <w:delText xml:space="preserve">shows </w:delText>
        </w:r>
      </w:del>
      <w:ins w:id="148" w:author="John Guittar" w:date="2016-04-12T21:52:00Z">
        <w:r w:rsidR="00B75BF3">
          <w:rPr>
            <w:rFonts w:cs="Times New Roman"/>
            <w:szCs w:val="24"/>
          </w:rPr>
          <w:t>warns</w:t>
        </w:r>
        <w:r w:rsidR="00B75BF3" w:rsidRPr="00881BB5">
          <w:rPr>
            <w:rFonts w:cs="Times New Roman"/>
            <w:szCs w:val="24"/>
          </w:rPr>
          <w:t xml:space="preserve"> </w:t>
        </w:r>
      </w:ins>
      <w:r w:rsidR="000A179E" w:rsidRPr="00881BB5">
        <w:rPr>
          <w:rFonts w:cs="Times New Roman"/>
          <w:szCs w:val="24"/>
        </w:rPr>
        <w:t>that traits with broad-scale associations to climate are not necessarily the same as those driving short-term community responses to perturbations.</w:t>
      </w:r>
    </w:p>
    <w:p w14:paraId="22E3A4D8" w14:textId="77777777" w:rsidR="00E808B0" w:rsidRPr="00881BB5" w:rsidRDefault="00E808B0" w:rsidP="00F308F7">
      <w:pPr>
        <w:spacing w:line="480" w:lineRule="auto"/>
        <w:rPr>
          <w:rFonts w:cs="Times New Roman"/>
          <w:szCs w:val="24"/>
        </w:rPr>
      </w:pPr>
    </w:p>
    <w:p w14:paraId="13A1CA40" w14:textId="6FC13504" w:rsidR="00966B48" w:rsidRPr="00881BB5" w:rsidRDefault="00E808B0" w:rsidP="00F308F7">
      <w:pPr>
        <w:spacing w:line="480" w:lineRule="auto"/>
        <w:rPr>
          <w:rFonts w:cs="Times New Roman"/>
          <w:szCs w:val="24"/>
        </w:rPr>
      </w:pPr>
      <w:r w:rsidRPr="00881BB5">
        <w:rPr>
          <w:rFonts w:cs="Times New Roman"/>
          <w:b/>
          <w:szCs w:val="24"/>
        </w:rPr>
        <w:t xml:space="preserve">Trait patterns along climate gradients: </w:t>
      </w:r>
      <w:r w:rsidR="003F3EE6" w:rsidRPr="00881BB5">
        <w:rPr>
          <w:rFonts w:cs="Times New Roman"/>
          <w:szCs w:val="24"/>
        </w:rPr>
        <w:t xml:space="preserve">Despite </w:t>
      </w:r>
      <w:r w:rsidR="000A179E" w:rsidRPr="00881BB5">
        <w:rPr>
          <w:rFonts w:cs="Times New Roman"/>
          <w:szCs w:val="24"/>
        </w:rPr>
        <w:t xml:space="preserve">the </w:t>
      </w:r>
      <w:r w:rsidR="003F3EE6" w:rsidRPr="00881BB5">
        <w:rPr>
          <w:rFonts w:cs="Times New Roman"/>
          <w:szCs w:val="24"/>
        </w:rPr>
        <w:t xml:space="preserve">large ranges in </w:t>
      </w:r>
      <w:r w:rsidR="003C6C25" w:rsidRPr="00881BB5">
        <w:rPr>
          <w:rFonts w:cs="Times New Roman"/>
          <w:szCs w:val="24"/>
        </w:rPr>
        <w:t xml:space="preserve">mean summer </w:t>
      </w:r>
      <w:r w:rsidR="003F3EE6" w:rsidRPr="00881BB5">
        <w:rPr>
          <w:rFonts w:cs="Times New Roman"/>
          <w:szCs w:val="24"/>
        </w:rPr>
        <w:t xml:space="preserve">temperature and </w:t>
      </w:r>
      <w:r w:rsidR="003C6C25" w:rsidRPr="00881BB5">
        <w:rPr>
          <w:rFonts w:cs="Times New Roman"/>
          <w:szCs w:val="24"/>
        </w:rPr>
        <w:t xml:space="preserve">annual </w:t>
      </w:r>
      <w:r w:rsidR="003F3EE6" w:rsidRPr="00881BB5">
        <w:rPr>
          <w:rFonts w:cs="Times New Roman"/>
          <w:szCs w:val="24"/>
        </w:rPr>
        <w:t>precipitation</w:t>
      </w:r>
      <w:r w:rsidR="00952064" w:rsidRPr="00881BB5">
        <w:rPr>
          <w:rFonts w:cs="Times New Roman"/>
          <w:szCs w:val="24"/>
        </w:rPr>
        <w:t xml:space="preserve"> across sites</w:t>
      </w:r>
      <w:r w:rsidR="003F3EE6" w:rsidRPr="00881BB5">
        <w:rPr>
          <w:rFonts w:cs="Times New Roman"/>
          <w:szCs w:val="24"/>
        </w:rPr>
        <w:t xml:space="preserve">, </w:t>
      </w:r>
      <w:r w:rsidR="003C4460" w:rsidRPr="00881BB5">
        <w:rPr>
          <w:rFonts w:cs="Times New Roman"/>
          <w:szCs w:val="24"/>
        </w:rPr>
        <w:t xml:space="preserve">community mean </w:t>
      </w:r>
      <w:r w:rsidR="003F3EE6" w:rsidRPr="00881BB5">
        <w:rPr>
          <w:rFonts w:cs="Times New Roman"/>
          <w:szCs w:val="24"/>
        </w:rPr>
        <w:t xml:space="preserve">trait values trended </w:t>
      </w:r>
      <w:r w:rsidR="00CC4B01">
        <w:rPr>
          <w:rFonts w:cs="Times New Roman"/>
          <w:szCs w:val="24"/>
        </w:rPr>
        <w:t>more</w:t>
      </w:r>
      <w:r w:rsidR="003F3EE6" w:rsidRPr="00881BB5">
        <w:rPr>
          <w:rFonts w:cs="Times New Roman"/>
          <w:szCs w:val="24"/>
        </w:rPr>
        <w:t xml:space="preserve"> with temperature.</w:t>
      </w:r>
      <w:r w:rsidR="00E8091E" w:rsidRPr="00881BB5">
        <w:rPr>
          <w:rFonts w:cs="Times New Roman"/>
          <w:szCs w:val="24"/>
        </w:rPr>
        <w:t xml:space="preserve"> The lack of functional turnover </w:t>
      </w:r>
      <w:r w:rsidR="005A7E1F" w:rsidRPr="00881BB5">
        <w:rPr>
          <w:rFonts w:cs="Times New Roman"/>
          <w:szCs w:val="24"/>
        </w:rPr>
        <w:t>over</w:t>
      </w:r>
      <w:r w:rsidR="00E8091E" w:rsidRPr="00881BB5">
        <w:rPr>
          <w:rFonts w:cs="Times New Roman"/>
          <w:szCs w:val="24"/>
        </w:rPr>
        <w:t xml:space="preserve"> almost a 2500mm increase in precipitation</w:t>
      </w:r>
      <w:r w:rsidR="00BB0709" w:rsidRPr="00881BB5">
        <w:rPr>
          <w:rFonts w:cs="Times New Roman"/>
          <w:szCs w:val="24"/>
        </w:rPr>
        <w:t xml:space="preserve"> </w:t>
      </w:r>
      <w:r w:rsidR="00CC4B01">
        <w:rPr>
          <w:rFonts w:cs="Times New Roman"/>
          <w:szCs w:val="24"/>
        </w:rPr>
        <w:t xml:space="preserve">is </w:t>
      </w:r>
      <w:r w:rsidR="00CC4B01">
        <w:rPr>
          <w:rFonts w:cs="Times New Roman"/>
          <w:szCs w:val="24"/>
        </w:rPr>
        <w:lastRenderedPageBreak/>
        <w:t xml:space="preserve">surprising </w:t>
      </w:r>
      <w:r w:rsidR="003F3EE6" w:rsidRPr="00881BB5">
        <w:rPr>
          <w:rFonts w:cs="Times New Roman"/>
          <w:szCs w:val="24"/>
        </w:rPr>
        <w:t>given the consistent directional turnover in species composition along both temperature and precipitation gradients</w:t>
      </w:r>
      <w:r w:rsidR="00A2403F" w:rsidRPr="00881BB5">
        <w:rPr>
          <w:rFonts w:cs="Times New Roman"/>
          <w:szCs w:val="24"/>
        </w:rPr>
        <w:t xml:space="preserve"> in our system </w:t>
      </w:r>
      <w:r w:rsidR="00A2403F"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"plainTextFormattedCitation" : "(Klanderud et al. 2015)", "previouslyFormattedCitation" : "(Klanderud et al. 2015)" }, "properties" : { "noteIndex" : 0 }, "schema" : "https://github.com/citation-style-language/schema/raw/master/csl-citation.json" }</w:instrText>
      </w:r>
      <w:r w:rsidR="00A2403F" w:rsidRPr="00881BB5">
        <w:rPr>
          <w:rFonts w:cs="Times New Roman"/>
          <w:szCs w:val="24"/>
        </w:rPr>
        <w:fldChar w:fldCharType="separate"/>
      </w:r>
      <w:r w:rsidR="00A2403F" w:rsidRPr="00881BB5">
        <w:rPr>
          <w:rFonts w:cs="Times New Roman"/>
          <w:noProof/>
          <w:szCs w:val="24"/>
        </w:rPr>
        <w:t>(Klanderud et al. 2015)</w:t>
      </w:r>
      <w:r w:rsidR="00A2403F" w:rsidRPr="00881BB5">
        <w:rPr>
          <w:rFonts w:cs="Times New Roman"/>
          <w:szCs w:val="24"/>
        </w:rPr>
        <w:fldChar w:fldCharType="end"/>
      </w:r>
      <w:r w:rsidR="003F3EE6" w:rsidRPr="00881BB5">
        <w:rPr>
          <w:rFonts w:cs="Times New Roman"/>
          <w:szCs w:val="24"/>
        </w:rPr>
        <w:t xml:space="preserve">, and </w:t>
      </w:r>
      <w:r w:rsidR="003C4460" w:rsidRPr="00881BB5">
        <w:rPr>
          <w:rFonts w:cs="Times New Roman"/>
          <w:szCs w:val="24"/>
        </w:rPr>
        <w:t>underscores the fact</w:t>
      </w:r>
      <w:r w:rsidR="003F3EE6" w:rsidRPr="00881BB5">
        <w:rPr>
          <w:rFonts w:cs="Times New Roman"/>
          <w:szCs w:val="24"/>
        </w:rPr>
        <w:t xml:space="preserve"> that species turnover does not </w:t>
      </w:r>
      <w:r w:rsidR="00CC4B01">
        <w:rPr>
          <w:rFonts w:cs="Times New Roman"/>
          <w:szCs w:val="24"/>
        </w:rPr>
        <w:t>always</w:t>
      </w:r>
      <w:r w:rsidR="003F3EE6" w:rsidRPr="00881BB5">
        <w:rPr>
          <w:rFonts w:cs="Times New Roman"/>
          <w:szCs w:val="24"/>
        </w:rPr>
        <w:t xml:space="preserve"> beget functional turnover </w:t>
      </w:r>
      <w:r w:rsidR="00870128" w:rsidRPr="00881BB5">
        <w:rPr>
          <w:rFonts w:cs="Times New Roman"/>
          <w:szCs w:val="24"/>
        </w:rPr>
        <w:fldChar w:fldCharType="begin" w:fldLock="1"/>
      </w:r>
      <w:r w:rsidR="00870128" w:rsidRPr="00881BB5">
        <w:rPr>
          <w:rFonts w:cs="Times New Roman"/>
          <w:szCs w:val="24"/>
        </w:rPr>
        <w:instrText>ADDIN CSL_CITATION { "citationItems" : [ { "id" : "ITEM-1", "itemData" : { "author" : [ { "dropping-particle" : "", "family" : "Hooper", "given" : "D. U.", "non-dropping-particle" : "", "parse-names" : false, "suffix" : "" }, { "dropping-particle" : "", "family" : "Solan", "given" : "M", "non-dropping-particle" : "", "parse-names" : false, "suffix" : "" }, { "dropping-particle" : "", "family" : "Symstad", "given" : "A", "non-dropping-particle" : "", "parse-names" : false, "suffix" : "" } ], "chapter-number" : "17", "container-title" : "In: Biodiversity and ecosystem functioning: synthesis and perspectives", "id" : "ITEM-1", "issued" : { "date-parts" : [ [ "2002" ] ] }, "page" : "195 - 208", "publisher" : "Oxford University Press", "publisher-place" : "Oxford, England", "title" : "Species diversity, functional diversity and ecosystem functioning", "type" : "chapter" }, "uris" : [ "http://www.mendeley.com/documents/?uuid=056b6ce3-d6eb-4fe9-ba2a-44e3915dc015" ] } ], "mendeley" : { "formattedCitation" : "(Hooper et al. 2002)", "plainTextFormattedCitation" : "(Hooper et al. 2002)", "previouslyFormattedCitation" : "(Hooper et al. 2002)" }, "properties" : { "noteIndex" : 0 }, "schema" : "https://github.com/citation-style-language/schema/raw/master/csl-citation.json" }</w:instrText>
      </w:r>
      <w:r w:rsidR="00870128" w:rsidRPr="00881BB5">
        <w:rPr>
          <w:rFonts w:cs="Times New Roman"/>
          <w:szCs w:val="24"/>
        </w:rPr>
        <w:fldChar w:fldCharType="separate"/>
      </w:r>
      <w:r w:rsidR="00870128" w:rsidRPr="00881BB5">
        <w:rPr>
          <w:rFonts w:cs="Times New Roman"/>
          <w:noProof/>
          <w:szCs w:val="24"/>
        </w:rPr>
        <w:t>(Hooper et al. 2002)</w:t>
      </w:r>
      <w:r w:rsidR="00870128" w:rsidRPr="00881BB5">
        <w:rPr>
          <w:rFonts w:cs="Times New Roman"/>
          <w:szCs w:val="24"/>
        </w:rPr>
        <w:fldChar w:fldCharType="end"/>
      </w:r>
      <w:r w:rsidR="00870128" w:rsidRPr="00881BB5">
        <w:rPr>
          <w:rFonts w:cs="Times New Roman"/>
          <w:szCs w:val="24"/>
        </w:rPr>
        <w:t xml:space="preserve">. </w:t>
      </w:r>
      <w:r w:rsidR="00E8091E" w:rsidRPr="00881BB5">
        <w:rPr>
          <w:rFonts w:cs="Times New Roman"/>
          <w:szCs w:val="24"/>
        </w:rPr>
        <w:t xml:space="preserve">The finding </w:t>
      </w:r>
      <w:r w:rsidR="007B51D7" w:rsidRPr="00881BB5">
        <w:rPr>
          <w:rFonts w:cs="Times New Roman"/>
          <w:szCs w:val="24"/>
        </w:rPr>
        <w:t>contrasts with</w:t>
      </w:r>
      <w:r w:rsidR="003C6C25" w:rsidRPr="00881BB5">
        <w:rPr>
          <w:rFonts w:cs="Times New Roman"/>
          <w:szCs w:val="24"/>
        </w:rPr>
        <w:t xml:space="preserve"> </w:t>
      </w:r>
      <w:r w:rsidR="00651F6C" w:rsidRPr="00881BB5">
        <w:rPr>
          <w:rFonts w:cs="Times New Roman"/>
          <w:szCs w:val="24"/>
        </w:rPr>
        <w:t xml:space="preserve">vegetation trait patterns </w:t>
      </w:r>
      <w:r w:rsidR="005A7E1F" w:rsidRPr="00881BB5">
        <w:rPr>
          <w:rFonts w:cs="Times New Roman"/>
          <w:szCs w:val="24"/>
        </w:rPr>
        <w:t>found elsewhere</w:t>
      </w:r>
      <w:r w:rsidR="00FC6CDB" w:rsidRPr="00881BB5">
        <w:rPr>
          <w:rFonts w:cs="Times New Roman"/>
          <w:szCs w:val="24"/>
        </w:rPr>
        <w:t xml:space="preserve"> </w:t>
      </w:r>
      <w:r w:rsidR="00BB0709" w:rsidRPr="00881BB5">
        <w:rPr>
          <w:rFonts w:cs="Times New Roman"/>
          <w:szCs w:val="24"/>
        </w:rPr>
        <w:t>over</w:t>
      </w:r>
      <w:r w:rsidR="00741121" w:rsidRPr="00881BB5">
        <w:rPr>
          <w:rFonts w:cs="Times New Roman"/>
          <w:szCs w:val="24"/>
        </w:rPr>
        <w:t xml:space="preserve"> </w:t>
      </w:r>
      <w:r w:rsidR="003C4460" w:rsidRPr="00881BB5">
        <w:rPr>
          <w:rFonts w:cs="Times New Roman"/>
          <w:szCs w:val="24"/>
        </w:rPr>
        <w:t>narrower ranges</w:t>
      </w:r>
      <w:r w:rsidR="005D63F9" w:rsidRPr="00881BB5">
        <w:rPr>
          <w:rFonts w:cs="Times New Roman"/>
          <w:szCs w:val="24"/>
        </w:rPr>
        <w:t xml:space="preserve"> of precipitation</w:t>
      </w:r>
      <w:r w:rsidR="00A2403F" w:rsidRPr="00881BB5">
        <w:rPr>
          <w:rFonts w:cs="Times New Roman"/>
          <w:szCs w:val="24"/>
        </w:rPr>
        <w:t xml:space="preserve"> </w:t>
      </w:r>
      <w:r w:rsidR="00A2403F" w:rsidRPr="00881BB5">
        <w:rPr>
          <w:rFonts w:cs="Times New Roman"/>
          <w:szCs w:val="24"/>
        </w:rPr>
        <w:fldChar w:fldCharType="begin" w:fldLock="1"/>
      </w:r>
      <w:r w:rsidR="00397549">
        <w:rPr>
          <w:rFonts w:cs="Times New Roman"/>
          <w:szCs w:val="24"/>
        </w:rPr>
        <w:instrText>ADDIN CSL_CITATION { "citationItems" : [ { "id" : "ITEM-1", "itemData" : { "DOI" : "10.1046/j.1365-2745.2000.00506.x", "ISSN" : "00220477", "abstract" : "If different factors inhibiting plant growth, e.g. low rainfall or low soil nutrients, were to select for species that have similar constellations of traits, then the unfavourable factors might usefully be grouped together as 'stress'. 2 We offer a method for assessing this issue. A species mixture at a site is described by a point on a plane with two traits as axes. Change along an environmental gradient is then represented as a trajectory across the trait-plane. Trajectories along different environmental gradients are compared. 3 We measured leaf width, specific leaf area (SLA) and mature canopy height for the 386 perennial species found at 46 sites spread along rainfall and soil total phosphorus gradients in south-eastern Australia. Each trait was lognormally distributed across species within sites, hence the mean of log10(trait) satisfactorily described the species mixture at each site. 4 Combinations of assemblage-mean leaf width with SLA followed similar trajectories as rainfall and soil total P decreased. For these traits in this setting, the method indicated that low rainfall and low soil P favour similar trait-combinations. 5 Mature plant height also decreased along both rainfall and soil P gradients, and thus was positively correlated with leaf width and SLA at the level of assemblage means. The rainfall trajectories involving height behaved differently from the soil P trajectories, especially at rainfalls below c. 400 mm year-1, where assemblage-mean height declined much further than at low soil P. 6 Across all species, traits were only very loosely correlated (r2 from 0.04 to 0.17). For leaf width and SLA, evolutionary divergences were positively correlated, both before and after cross-correlation with divergence in rainfall and soil P was removed. This latter measures evolutionary divergence correlation within habitat. For height the picture was more complicated. Considering these within-habitat divergence correlations, species that were taller at maturity tended to have lower SLA and leaf width. This pattern is the reverse of the broad geographical correlation of assemblage means, showing that the patterns across assemblages result from species being selectively sifted from the regional flora into sites, not from evolutionary or cross-species correlations. 7 The trait-combination trajectory approach showed some commonalities between low soil nutrient and low rainfall habitats with regard to traits favoured in species occurring there, but a\u2026", "author" : [ { "dropping-particle" : "", "family" : "Fonseca", "given" : "Carlos Roberto", "non-dropping-particle" : "", "parse-names" : false, "suffix" : "" }, { "dropping-particle" : "", "family" : "Overton", "given" : "Jacob McC", "non-dropping-particle" : "", "parse-names" : false, "suffix" : "" }, { "dropping-particle" : "", "family" : "Collins", "given" : "Bronwyn", "non-dropping-particle" : "", "parse-names" : false, "suffix" : "" }, { "dropping-particle" : "", "family" : "Westoby", "given" : "Mark", "non-dropping-particle" : "", "parse-names" : false, "suffix" : "" } ], "container-title" : "Journal of Ecology", "id" : "ITEM-1", "issue" : "6", "issued" : { "date-parts" : [ [ "2000" ] ] }, "page" : "964-977", "publisher" : "British Ecological Society", "title" : "Shifts in trait-combinations along rainfall and phosphorus gradients", "type" : "article-journal", "volume" : "88" }, "uris" : [ "http://www.mendeley.com/documents/?uuid=bdbaa80a-0ed1-4f8b-9e9d-a1d54f415182" ] }, { "id" : "ITEM-2",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"non-dropping-particle" : "", "parse-names" : false, "suffix" : "" } ], "container-title" : "Global Ecology and Biogeography", "id" : "ITEM-2", "issue" : "5", "issued" : { "date-parts" : [ [ "2005" ] ] }, "page" : "411-421", "title" : "Modulation of leaf economic traits and trait relationships by climate", "type" : "article-journal", "volume" : "14" }, "uris" : [ "http://www.mendeley.com/documents/?uuid=3de39749-a8ce-4b28-b26b-1a7afbb5cfd8" ] } ], "mendeley" : { "formattedCitation" : "(Fonseca et al. 2000, Wright et al. 2005)", "plainTextFormattedCitation" : "(Fonseca et al. 2000, Wright et al. 2005)", "previouslyFormattedCitation" : "(Fonseca et al. 2000, Wright et al. 2005)" }, "properties" : { "noteIndex" : 0 }, "schema" : "https://github.com/citation-style-language/schema/raw/master/csl-citation.json" }</w:instrText>
      </w:r>
      <w:r w:rsidR="00A2403F" w:rsidRPr="00881BB5">
        <w:rPr>
          <w:rFonts w:cs="Times New Roman"/>
          <w:szCs w:val="24"/>
        </w:rPr>
        <w:fldChar w:fldCharType="separate"/>
      </w:r>
      <w:r w:rsidR="00881BB5" w:rsidRPr="00881BB5">
        <w:rPr>
          <w:rFonts w:cs="Times New Roman"/>
          <w:noProof/>
          <w:szCs w:val="24"/>
        </w:rPr>
        <w:t>(Fonseca et al. 2000, Wright et al. 2005)</w:t>
      </w:r>
      <w:r w:rsidR="00A2403F" w:rsidRPr="00881BB5">
        <w:rPr>
          <w:rFonts w:cs="Times New Roman"/>
          <w:szCs w:val="24"/>
        </w:rPr>
        <w:fldChar w:fldCharType="end"/>
      </w:r>
      <w:r w:rsidR="00A2403F" w:rsidRPr="00881BB5">
        <w:rPr>
          <w:rFonts w:cs="Times New Roman"/>
          <w:szCs w:val="24"/>
        </w:rPr>
        <w:t xml:space="preserve">. One possible explanation is that water is simply not a significant limiting resource </w:t>
      </w:r>
      <w:r w:rsidR="005E60F4" w:rsidRPr="00881BB5">
        <w:rPr>
          <w:rFonts w:cs="Times New Roman"/>
          <w:szCs w:val="24"/>
        </w:rPr>
        <w:t>for plants at</w:t>
      </w:r>
      <w:r w:rsidR="00A2403F" w:rsidRPr="00881BB5">
        <w:rPr>
          <w:rFonts w:cs="Times New Roman"/>
          <w:szCs w:val="24"/>
        </w:rPr>
        <w:t xml:space="preserve"> our sites, </w:t>
      </w:r>
      <w:r w:rsidR="005E60F4" w:rsidRPr="00881BB5">
        <w:rPr>
          <w:rFonts w:cs="Times New Roman"/>
          <w:szCs w:val="24"/>
        </w:rPr>
        <w:t>and</w:t>
      </w:r>
      <w:r w:rsidR="00952064" w:rsidRPr="00881BB5">
        <w:rPr>
          <w:rFonts w:cs="Times New Roman"/>
          <w:szCs w:val="24"/>
        </w:rPr>
        <w:t xml:space="preserve"> that rainfall counteract</w:t>
      </w:r>
      <w:r w:rsidR="00B45437" w:rsidRPr="00881BB5">
        <w:rPr>
          <w:rFonts w:cs="Times New Roman"/>
          <w:szCs w:val="24"/>
        </w:rPr>
        <w:t>s</w:t>
      </w:r>
      <w:r w:rsidR="00952064" w:rsidRPr="00881BB5">
        <w:rPr>
          <w:rFonts w:cs="Times New Roman"/>
          <w:szCs w:val="24"/>
        </w:rPr>
        <w:t xml:space="preserve"> soil </w:t>
      </w:r>
      <w:r w:rsidR="00B45437" w:rsidRPr="00881BB5">
        <w:rPr>
          <w:rFonts w:cs="Times New Roman"/>
          <w:szCs w:val="24"/>
        </w:rPr>
        <w:t>moisture</w:t>
      </w:r>
      <w:r w:rsidR="00952064" w:rsidRPr="00881BB5">
        <w:rPr>
          <w:rFonts w:cs="Times New Roman"/>
          <w:szCs w:val="24"/>
        </w:rPr>
        <w:t xml:space="preserve"> losses from </w:t>
      </w:r>
      <w:r w:rsidR="00317D61" w:rsidRPr="00881BB5">
        <w:rPr>
          <w:rFonts w:cs="Times New Roman"/>
          <w:szCs w:val="24"/>
        </w:rPr>
        <w:t>evaporation and</w:t>
      </w:r>
      <w:r w:rsidR="005D63F9" w:rsidRPr="00881BB5">
        <w:rPr>
          <w:rFonts w:cs="Times New Roman"/>
          <w:szCs w:val="24"/>
        </w:rPr>
        <w:t xml:space="preserve"> evapotranspiration</w:t>
      </w:r>
      <w:r w:rsidR="00952064" w:rsidRPr="00881BB5">
        <w:rPr>
          <w:rFonts w:cs="Times New Roman"/>
          <w:szCs w:val="24"/>
        </w:rPr>
        <w:t xml:space="preserve"> </w:t>
      </w:r>
      <w:r w:rsidR="00FC6CDB" w:rsidRPr="00881BB5">
        <w:rPr>
          <w:rFonts w:cs="Times New Roman"/>
          <w:szCs w:val="24"/>
        </w:rPr>
        <w:t>to the extent</w:t>
      </w:r>
      <w:r w:rsidR="00CB5E29" w:rsidRPr="00881BB5">
        <w:rPr>
          <w:rFonts w:cs="Times New Roman"/>
          <w:szCs w:val="24"/>
        </w:rPr>
        <w:t xml:space="preserve"> that soils </w:t>
      </w:r>
      <w:r w:rsidR="005E60F4" w:rsidRPr="00881BB5">
        <w:rPr>
          <w:rFonts w:cs="Times New Roman"/>
          <w:szCs w:val="24"/>
        </w:rPr>
        <w:t>remain at or near fie</w:t>
      </w:r>
      <w:r w:rsidR="00A46CCB" w:rsidRPr="00881BB5">
        <w:rPr>
          <w:rFonts w:cs="Times New Roman"/>
          <w:szCs w:val="24"/>
        </w:rPr>
        <w:t xml:space="preserve">ld capacity. Regardless, </w:t>
      </w:r>
      <w:r w:rsidR="00046A57" w:rsidRPr="00881BB5">
        <w:rPr>
          <w:rFonts w:cs="Times New Roman"/>
          <w:szCs w:val="24"/>
        </w:rPr>
        <w:t xml:space="preserve">the </w:t>
      </w:r>
      <w:r w:rsidR="00966B48" w:rsidRPr="00881BB5">
        <w:rPr>
          <w:rFonts w:cs="Times New Roman"/>
          <w:szCs w:val="24"/>
        </w:rPr>
        <w:t xml:space="preserve">implication is that functional shifts in these grasslands </w:t>
      </w:r>
      <w:r w:rsidR="00046A57" w:rsidRPr="00881BB5">
        <w:rPr>
          <w:rFonts w:cs="Times New Roman"/>
          <w:szCs w:val="24"/>
        </w:rPr>
        <w:t>are likely to</w:t>
      </w:r>
      <w:r w:rsidR="00B45437" w:rsidRPr="00881BB5">
        <w:rPr>
          <w:rFonts w:cs="Times New Roman"/>
          <w:szCs w:val="24"/>
        </w:rPr>
        <w:t xml:space="preserve"> </w:t>
      </w:r>
      <w:r w:rsidR="00046A57" w:rsidRPr="00881BB5">
        <w:rPr>
          <w:rFonts w:cs="Times New Roman"/>
          <w:szCs w:val="24"/>
        </w:rPr>
        <w:t>occur in response</w:t>
      </w:r>
      <w:r w:rsidR="00B45437" w:rsidRPr="00881BB5">
        <w:rPr>
          <w:rFonts w:cs="Times New Roman"/>
          <w:szCs w:val="24"/>
        </w:rPr>
        <w:t xml:space="preserve"> to future </w:t>
      </w:r>
      <w:r w:rsidR="00966B48" w:rsidRPr="00881BB5">
        <w:rPr>
          <w:rFonts w:cs="Times New Roman"/>
          <w:szCs w:val="24"/>
        </w:rPr>
        <w:t xml:space="preserve">changes in temperature, not precipitation. </w:t>
      </w:r>
    </w:p>
    <w:p w14:paraId="2CCBFDA4" w14:textId="7DE0681A" w:rsidR="00317D61" w:rsidRPr="00881BB5" w:rsidRDefault="00317D61" w:rsidP="00F308F7">
      <w:pPr>
        <w:spacing w:line="480" w:lineRule="auto"/>
        <w:rPr>
          <w:rFonts w:cs="Times New Roman"/>
          <w:szCs w:val="24"/>
        </w:rPr>
      </w:pPr>
      <w:r w:rsidRPr="00881BB5">
        <w:rPr>
          <w:rFonts w:cs="Times New Roman"/>
          <w:szCs w:val="24"/>
        </w:rPr>
        <w:tab/>
      </w:r>
      <w:r w:rsidR="00595488" w:rsidRPr="00881BB5">
        <w:rPr>
          <w:rFonts w:cs="Times New Roman"/>
          <w:szCs w:val="24"/>
        </w:rPr>
        <w:t xml:space="preserve">The </w:t>
      </w:r>
      <w:del w:id="149" w:author="John Guittar" w:date="2016-04-12T21:53:00Z">
        <w:r w:rsidR="00595488" w:rsidRPr="00881BB5" w:rsidDel="00B75BF3">
          <w:rPr>
            <w:rFonts w:cs="Times New Roman"/>
            <w:szCs w:val="24"/>
          </w:rPr>
          <w:delText xml:space="preserve">observed </w:delText>
        </w:r>
      </w:del>
      <w:ins w:id="150" w:author="John Guittar" w:date="2016-04-12T21:53:00Z">
        <w:r w:rsidR="00B75BF3">
          <w:rPr>
            <w:rFonts w:cs="Times New Roman"/>
            <w:szCs w:val="24"/>
          </w:rPr>
          <w:t>consistent</w:t>
        </w:r>
        <w:r w:rsidR="00B75BF3" w:rsidRPr="00881BB5">
          <w:rPr>
            <w:rFonts w:cs="Times New Roman"/>
            <w:szCs w:val="24"/>
          </w:rPr>
          <w:t xml:space="preserve"> </w:t>
        </w:r>
      </w:ins>
      <w:r w:rsidR="00595488" w:rsidRPr="00881BB5">
        <w:rPr>
          <w:rFonts w:cs="Times New Roman"/>
          <w:szCs w:val="24"/>
        </w:rPr>
        <w:t xml:space="preserve">shifts in </w:t>
      </w:r>
      <w:ins w:id="151" w:author="John Guittar" w:date="2016-04-11T18:22:00Z">
        <w:r w:rsidR="00BA0F3D">
          <w:rPr>
            <w:rFonts w:cs="Times New Roman"/>
            <w:szCs w:val="24"/>
          </w:rPr>
          <w:t xml:space="preserve">species-level </w:t>
        </w:r>
      </w:ins>
      <w:r w:rsidR="00595488" w:rsidRPr="00881BB5">
        <w:rPr>
          <w:rFonts w:cs="Times New Roman"/>
          <w:szCs w:val="24"/>
        </w:rPr>
        <w:t xml:space="preserve">trait values with increasing temperature indicate a suite of changes in plant ecological strategy. </w:t>
      </w:r>
      <w:r w:rsidRPr="00881BB5">
        <w:rPr>
          <w:rFonts w:cs="Times New Roman"/>
          <w:szCs w:val="24"/>
        </w:rPr>
        <w:t xml:space="preserve">Increases in leaf area and SLA suggest an increase in the abundances of species </w:t>
      </w:r>
      <w:r w:rsidR="00AD2CDE">
        <w:rPr>
          <w:rFonts w:cs="Times New Roman"/>
          <w:szCs w:val="24"/>
        </w:rPr>
        <w:t>that</w:t>
      </w:r>
      <w:r w:rsidRPr="00881BB5">
        <w:rPr>
          <w:rFonts w:cs="Times New Roman"/>
          <w:szCs w:val="24"/>
        </w:rPr>
        <w:t xml:space="preserve"> preempt resources from competitors when conditions are amenable to growth</w:t>
      </w:r>
      <w:r w:rsidR="005D261D" w:rsidRPr="00881BB5">
        <w:rPr>
          <w:rFonts w:cs="Times New Roman"/>
          <w:szCs w:val="24"/>
        </w:rPr>
        <w:t xml:space="preserve">, as seen on </w:t>
      </w:r>
      <w:r w:rsidRPr="00881BB5">
        <w:rPr>
          <w:rFonts w:cs="Times New Roman"/>
          <w:szCs w:val="24"/>
        </w:rPr>
        <w:t xml:space="preserve">the ‘growth’ side of the growth-tolerance tradeoff </w:t>
      </w:r>
      <w:r w:rsidRPr="00881BB5">
        <w:rPr>
          <w:rFonts w:cs="Times New Roman"/>
          <w:szCs w:val="24"/>
        </w:rPr>
        <w:fldChar w:fldCharType="begin" w:fldLock="1"/>
      </w:r>
      <w:r w:rsidRPr="00881BB5">
        <w:rPr>
          <w:rFonts w:cs="Times New Roman"/>
          <w:szCs w:val="24"/>
        </w:rPr>
        <w:instrText>ADDIN CSL_CITATION { "citationItems" : [ { "id" : "ITEM-1", "itemData" : { "author" : [ { "dropping-particle" : "", "family" : "Sterck", "given" : "FJ", "non-dropping-particle" : "", "parse-names" : false, "suffix" : "" }, { "dropping-particle" : "", "family" : "Poorter", "given" : "L", "non-dropping-particle" : "", "parse-names" : false, "suffix" : "" }, { "dropping-particle" : "", "family" : "Schieving", "given" : "F", "non-dropping-particle" : "", "parse-names" : false, "suffix" : "" } ], "container-title" : "The American Naturalist", "id" : "ITEM-1", "issue" : "5", "issued" : { "date-parts" : [ [ "2006" ] ] }, "page" : "758-765", "title" : "Leaf traits determine the growth-survival trade-off across rain forest tree species", "type" : "article-journal", "volume" : "167" }, "uris" : [ "http://www.mendeley.com/documents/?uuid=f7f1fbb4-12dd-40b2-8a73-c8bd4844ec63" ] } ], "mendeley" : { "formattedCitation" : "(Sterck et al. 2006)", "plainTextFormattedCitation" : "(Sterck et al. 2006)", "previouslyFormattedCitation" : "(Sterck et al. 2006)" }, "properties" : { "noteIndex" : 0 }, "schema" : "https://github.com/citation-style-language/schema/raw/master/csl-citation.json" }</w:instrText>
      </w:r>
      <w:r w:rsidRPr="00881BB5">
        <w:rPr>
          <w:rFonts w:cs="Times New Roman"/>
          <w:szCs w:val="24"/>
        </w:rPr>
        <w:fldChar w:fldCharType="separate"/>
      </w:r>
      <w:r w:rsidRPr="00881BB5">
        <w:rPr>
          <w:rFonts w:cs="Times New Roman"/>
          <w:noProof/>
          <w:szCs w:val="24"/>
        </w:rPr>
        <w:t>(Sterck et al. 2006)</w:t>
      </w:r>
      <w:r w:rsidRPr="00881BB5">
        <w:rPr>
          <w:rFonts w:cs="Times New Roman"/>
          <w:szCs w:val="24"/>
        </w:rPr>
        <w:fldChar w:fldCharType="end"/>
      </w:r>
      <w:r w:rsidRPr="00881BB5">
        <w:rPr>
          <w:rFonts w:cs="Times New Roman"/>
          <w:szCs w:val="24"/>
        </w:rPr>
        <w:t xml:space="preserve">. Conversely, low leaf area and SLA values at the cooler ends of our gradients suggest an increase in </w:t>
      </w:r>
      <w:r w:rsidR="00B45437" w:rsidRPr="00881BB5">
        <w:rPr>
          <w:rFonts w:cs="Times New Roman"/>
          <w:szCs w:val="24"/>
        </w:rPr>
        <w:t xml:space="preserve">the abundances of </w:t>
      </w:r>
      <w:r w:rsidRPr="00881BB5">
        <w:rPr>
          <w:rFonts w:cs="Times New Roman"/>
          <w:szCs w:val="24"/>
        </w:rPr>
        <w:t xml:space="preserve">species </w:t>
      </w:r>
      <w:r w:rsidR="00B45437" w:rsidRPr="00881BB5">
        <w:rPr>
          <w:rFonts w:cs="Times New Roman"/>
          <w:szCs w:val="24"/>
        </w:rPr>
        <w:t>more able to</w:t>
      </w:r>
      <w:r w:rsidRPr="00881BB5">
        <w:rPr>
          <w:rFonts w:cs="Times New Roman"/>
          <w:szCs w:val="24"/>
        </w:rPr>
        <w:t xml:space="preserve"> survive when conditions are harsh or resources are limited. </w:t>
      </w:r>
      <w:r w:rsidR="00185301" w:rsidRPr="00881BB5">
        <w:rPr>
          <w:rFonts w:cs="Times New Roman"/>
          <w:szCs w:val="24"/>
        </w:rPr>
        <w:t xml:space="preserve">The marked increase in maximum height likely reflects a tradeoff in the ability to compete for light at warm sites amenable to growth and the ability to tolerate wind stress and freezing temperatures at the coldest sites </w:t>
      </w:r>
      <w:r w:rsidR="00185301" w:rsidRPr="00881BB5">
        <w:rPr>
          <w:rFonts w:cs="Times New Roman"/>
          <w:szCs w:val="24"/>
        </w:rPr>
        <w:fldChar w:fldCharType="begin" w:fldLock="1"/>
      </w:r>
      <w:r w:rsidR="00881BB5">
        <w:rPr>
          <w:rFonts w:cs="Times New Roman"/>
          <w:szCs w:val="24"/>
        </w:rPr>
        <w:instrText>ADDIN CSL_CITATION { "citationItems" : [ { "id" : "ITEM-1", "itemData" : { "ISSN" : "0032-079X", "author" : [ { "dropping-particle" : "", "family" : "Westoby", "given" : "Mark", "non-dropping-particle" : "", "parse-names" : false, "suffix" : "" } ], "container-title" : "Plant and Soil", "id" : "ITEM-1", "issue" : "2", "issued" : { "date-parts" : [ [ "1998" ] ] }, "note" : "Grimes' name is synonomous with the CSR triangle. In opposition, in a debate ranging since the 80's is david tilman. According to Kenneth, they are talking past each other. Grimes is talking about plants evolutionarily, not at equilibrium, whereas tilman is speaking from a community ecologist's perspective, at an equilibrium point of view.\n\n\n\n\nfor a summary of the debate check out JM Craine 2005 Journal of Ecology.", "page" : "213\u2013227", "publisher" : "Springer", "title" : "A leaf-height-seed (LHS) plant ecology strategy scheme", "type" : "article-journal", "volume" : "199" }, "uris" : [ "http://www.mendeley.com/documents/?uuid=57d4410b-d003-455a-8846-bbe7a0af8196" ] }, { "id" : "ITEM-2", "itemData" : { "author" : [ { "dropping-particle" : "", "family" : "Newman", "given" : "EI", "non-dropping-particle" : "", "parse-names" : false, "suffix" : "" } ], "container-title" : "Nature", "id" : "ITEM-2", "issued" : { "date-parts" : [ [ "1973" ] ] }, "title" : "Dr. Newman replies to Dr. Grime's Competition and Diversity in Herbaceous Vegetation", "type" : "article-journal", "volume" : "244" }, "uris" : [ "http://www.mendeley.com/documents/?uuid=96f83b16-f30a-49f6-b8bd-f214109f3057" ] }, { "id" : "ITEM-3", "itemData" : { "DOI" : "10.1016/S0169-5347(03)00061-2", "ISSN" : "01695347", "PMID" : "2395", "abstract" : "In plants, investment in height improves access to light, but incurs costs in construction and maintenance of the stem. Because the benefits of plant height depend on which other height strategies are present, competition for light can usefully be framed as a game-theoretic problem. The vertical structure of the world's vegetation, which is inefficient for plant growth, can then be understood as the outcome of evolutionary and ecological arms races. In addition, game-theoretic models predict taller vegetation on sites of higher leaf area index, and allocation to reproduction only after an initial period of height growth. However, of 14 game-theoretic models for height reviewed here, only one predicts coexistence of a mix of height strategies, a conspicuous feature of most vegetation. We suggest that game-theoretic models could help account for observed mixtures of height strategies if they incorporated processes for coexistence along spectra of light income and time since disturbance.", "author" : [ { "dropping-particle" : "", "family" : "Falster", "given" : "Daniel S.", "non-dropping-particle" : "", "parse-names" : false, "suffix" : "" }, { "dropping-particle" : "", "family" : "Westoby", "given" : "Mark", "non-dropping-particle" : "", "parse-names" : false, "suffix" : "" } ], "container-title" : "Trends in Ecology and Evolution", "id" : "ITEM-3", "issue" : "7", "issued" : { "date-parts" : [ [ "2003" ] ] }, "page" : "337-343", "title" : "Plant height and evolutionary games", "type" : "article-journal", "volume" : "18" }, "uris" : [ "http://www.mendeley.com/documents/?uuid=d0aec19d-e931-49c3-8a7f-6993ffe07a64" ] } ], "mendeley" : { "formattedCitation" : "(Newman 1973, Westoby 1998, Falster and Westoby 2003)", "plainTextFormattedCitation" : "(Newman 1973, Westoby 1998, Falster and Westoby 2003)", "previouslyFormattedCitation" : "(Newman 1973, Westoby 1998, Falster and Westoby 2003)" }, "properties" : { "noteIndex" : 0 }, "schema" : "https://github.com/citation-style-language/schema/raw/master/csl-citation.json" }</w:instrText>
      </w:r>
      <w:r w:rsidR="00185301" w:rsidRPr="00881BB5">
        <w:rPr>
          <w:rFonts w:cs="Times New Roman"/>
          <w:szCs w:val="24"/>
        </w:rPr>
        <w:fldChar w:fldCharType="separate"/>
      </w:r>
      <w:r w:rsidR="00881BB5" w:rsidRPr="00881BB5">
        <w:rPr>
          <w:rFonts w:cs="Times New Roman"/>
          <w:noProof/>
          <w:szCs w:val="24"/>
        </w:rPr>
        <w:t>(Newman 1973, Westoby 1998, Falster and Westoby 2003)</w:t>
      </w:r>
      <w:r w:rsidR="00185301" w:rsidRPr="00881BB5">
        <w:rPr>
          <w:rFonts w:cs="Times New Roman"/>
          <w:szCs w:val="24"/>
        </w:rPr>
        <w:fldChar w:fldCharType="end"/>
      </w:r>
      <w:r w:rsidR="00185301" w:rsidRPr="00881BB5">
        <w:rPr>
          <w:rFonts w:cs="Times New Roman"/>
          <w:szCs w:val="24"/>
        </w:rPr>
        <w:t>.</w:t>
      </w:r>
    </w:p>
    <w:p w14:paraId="4AC4F7E6" w14:textId="61F1C96E" w:rsidR="00772404" w:rsidRPr="00881BB5" w:rsidRDefault="00BE561D" w:rsidP="00F308F7">
      <w:pPr>
        <w:spacing w:line="480" w:lineRule="auto"/>
        <w:rPr>
          <w:rFonts w:cs="Times New Roman"/>
          <w:szCs w:val="24"/>
        </w:rPr>
      </w:pPr>
      <w:r w:rsidRPr="00881BB5">
        <w:rPr>
          <w:rFonts w:cs="Times New Roman"/>
          <w:szCs w:val="24"/>
        </w:rPr>
        <w:tab/>
      </w:r>
      <w:r w:rsidR="00FC6CDB" w:rsidRPr="00881BB5">
        <w:rPr>
          <w:rFonts w:cs="Times New Roman"/>
          <w:szCs w:val="24"/>
        </w:rPr>
        <w:t>The strength</w:t>
      </w:r>
      <w:r w:rsidR="00B45437" w:rsidRPr="00881BB5">
        <w:rPr>
          <w:rFonts w:cs="Times New Roman"/>
          <w:szCs w:val="24"/>
        </w:rPr>
        <w:t>s</w:t>
      </w:r>
      <w:r w:rsidR="00185301" w:rsidRPr="00881BB5">
        <w:rPr>
          <w:rFonts w:cs="Times New Roman"/>
          <w:szCs w:val="24"/>
        </w:rPr>
        <w:t xml:space="preserve"> of the trends in</w:t>
      </w:r>
      <w:r w:rsidR="00FC6CDB" w:rsidRPr="00881BB5">
        <w:rPr>
          <w:rFonts w:cs="Times New Roman"/>
          <w:szCs w:val="24"/>
        </w:rPr>
        <w:t xml:space="preserve"> clonal tr</w:t>
      </w:r>
      <w:r w:rsidR="00B45437" w:rsidRPr="00881BB5">
        <w:rPr>
          <w:rFonts w:cs="Times New Roman"/>
          <w:szCs w:val="24"/>
        </w:rPr>
        <w:t xml:space="preserve">aits </w:t>
      </w:r>
      <w:r w:rsidR="00185301" w:rsidRPr="00881BB5">
        <w:rPr>
          <w:rFonts w:cs="Times New Roman"/>
          <w:szCs w:val="24"/>
        </w:rPr>
        <w:t>w</w:t>
      </w:r>
      <w:r w:rsidR="00B45437" w:rsidRPr="00881BB5">
        <w:rPr>
          <w:rFonts w:cs="Times New Roman"/>
          <w:szCs w:val="24"/>
        </w:rPr>
        <w:t>ith temperature were</w:t>
      </w:r>
      <w:r w:rsidR="00FC6CDB" w:rsidRPr="00881BB5">
        <w:rPr>
          <w:rFonts w:cs="Times New Roman"/>
          <w:szCs w:val="24"/>
        </w:rPr>
        <w:t xml:space="preserve"> comparable to </w:t>
      </w:r>
      <w:r w:rsidR="00185301" w:rsidRPr="00881BB5">
        <w:rPr>
          <w:rFonts w:cs="Times New Roman"/>
          <w:szCs w:val="24"/>
        </w:rPr>
        <w:t>those</w:t>
      </w:r>
      <w:r w:rsidR="00FC6CDB" w:rsidRPr="00881BB5">
        <w:rPr>
          <w:rFonts w:cs="Times New Roman"/>
          <w:szCs w:val="24"/>
        </w:rPr>
        <w:t xml:space="preserve"> in more </w:t>
      </w:r>
      <w:r w:rsidRPr="00881BB5">
        <w:rPr>
          <w:rFonts w:cs="Times New Roman"/>
          <w:szCs w:val="24"/>
        </w:rPr>
        <w:t>commonly measured leaf and stem traits</w:t>
      </w:r>
      <w:r w:rsidR="00374549" w:rsidRPr="00881BB5">
        <w:rPr>
          <w:rFonts w:cs="Times New Roman"/>
          <w:szCs w:val="24"/>
        </w:rPr>
        <w:t xml:space="preserve"> (Fig</w:t>
      </w:r>
      <w:r w:rsidR="00441D2B">
        <w:rPr>
          <w:rFonts w:cs="Times New Roman"/>
          <w:szCs w:val="24"/>
        </w:rPr>
        <w:t>ure 2</w:t>
      </w:r>
      <w:r w:rsidR="00881006" w:rsidRPr="00881BB5">
        <w:rPr>
          <w:rFonts w:cs="Times New Roman"/>
          <w:szCs w:val="24"/>
        </w:rPr>
        <w:t>, Table 1</w:t>
      </w:r>
      <w:r w:rsidR="00374549" w:rsidRPr="00881BB5">
        <w:rPr>
          <w:rFonts w:cs="Times New Roman"/>
          <w:szCs w:val="24"/>
        </w:rPr>
        <w:t>)</w:t>
      </w:r>
      <w:r w:rsidRPr="00881BB5">
        <w:rPr>
          <w:rFonts w:cs="Times New Roman"/>
          <w:szCs w:val="24"/>
        </w:rPr>
        <w:t xml:space="preserve">, </w:t>
      </w:r>
      <w:r w:rsidR="005A7E1F" w:rsidRPr="00881BB5">
        <w:rPr>
          <w:rFonts w:cs="Times New Roman"/>
          <w:szCs w:val="24"/>
        </w:rPr>
        <w:t>indicating</w:t>
      </w:r>
      <w:r w:rsidR="009D7AE6" w:rsidRPr="00881BB5">
        <w:rPr>
          <w:rFonts w:cs="Times New Roman"/>
          <w:szCs w:val="24"/>
        </w:rPr>
        <w:t xml:space="preserve"> that </w:t>
      </w:r>
      <w:r w:rsidR="00887B6B" w:rsidRPr="00881BB5">
        <w:rPr>
          <w:rFonts w:cs="Times New Roman"/>
          <w:szCs w:val="24"/>
        </w:rPr>
        <w:t xml:space="preserve">clonal </w:t>
      </w:r>
      <w:r w:rsidR="00966B48" w:rsidRPr="00881BB5">
        <w:rPr>
          <w:rFonts w:cs="Times New Roman"/>
          <w:szCs w:val="24"/>
        </w:rPr>
        <w:t xml:space="preserve">traits </w:t>
      </w:r>
      <w:r w:rsidR="00FC6CDB" w:rsidRPr="00881BB5">
        <w:rPr>
          <w:rFonts w:cs="Times New Roman"/>
          <w:szCs w:val="24"/>
        </w:rPr>
        <w:t xml:space="preserve">may influence </w:t>
      </w:r>
      <w:r w:rsidR="009D7AE6" w:rsidRPr="00881BB5">
        <w:rPr>
          <w:rFonts w:cs="Times New Roman"/>
          <w:szCs w:val="24"/>
        </w:rPr>
        <w:t>community assembly</w:t>
      </w:r>
      <w:r w:rsidR="00887B6B" w:rsidRPr="00881BB5">
        <w:rPr>
          <w:rFonts w:cs="Times New Roman"/>
          <w:szCs w:val="24"/>
        </w:rPr>
        <w:t xml:space="preserve"> processes</w:t>
      </w:r>
      <w:r w:rsidR="00FC6CDB" w:rsidRPr="00881BB5">
        <w:rPr>
          <w:rFonts w:cs="Times New Roman"/>
          <w:szCs w:val="24"/>
        </w:rPr>
        <w:t xml:space="preserve"> to a similar degree</w:t>
      </w:r>
      <w:r w:rsidRPr="00881BB5">
        <w:rPr>
          <w:rFonts w:cs="Times New Roman"/>
          <w:szCs w:val="24"/>
        </w:rPr>
        <w:t>.</w:t>
      </w:r>
      <w:r w:rsidR="00857610" w:rsidRPr="00881BB5">
        <w:rPr>
          <w:rFonts w:cs="Times New Roman"/>
          <w:szCs w:val="24"/>
        </w:rPr>
        <w:t xml:space="preserve"> </w:t>
      </w:r>
      <w:r w:rsidR="00185301" w:rsidRPr="00881BB5">
        <w:rPr>
          <w:rFonts w:cs="Times New Roman"/>
          <w:szCs w:val="24"/>
        </w:rPr>
        <w:t>E</w:t>
      </w:r>
      <w:r w:rsidR="002C544D" w:rsidRPr="00881BB5">
        <w:rPr>
          <w:rFonts w:cs="Times New Roman"/>
          <w:szCs w:val="24"/>
        </w:rPr>
        <w:t xml:space="preserve">vidence connecting </w:t>
      </w:r>
      <w:r w:rsidR="00F97C00" w:rsidRPr="00881BB5">
        <w:rPr>
          <w:rFonts w:cs="Times New Roman"/>
          <w:szCs w:val="24"/>
        </w:rPr>
        <w:t xml:space="preserve">clonal traits to plant </w:t>
      </w:r>
      <w:r w:rsidR="005E3A0D">
        <w:rPr>
          <w:rFonts w:cs="Times New Roman"/>
          <w:szCs w:val="24"/>
        </w:rPr>
        <w:t>distributions</w:t>
      </w:r>
      <w:r w:rsidR="002C544D" w:rsidRPr="00881BB5">
        <w:rPr>
          <w:rFonts w:cs="Times New Roman"/>
          <w:szCs w:val="24"/>
        </w:rPr>
        <w:t xml:space="preserve"> is limited</w:t>
      </w:r>
      <w:r w:rsidR="00F97C00" w:rsidRPr="00881BB5">
        <w:rPr>
          <w:rFonts w:cs="Times New Roman"/>
          <w:szCs w:val="24"/>
        </w:rPr>
        <w:t xml:space="preserve">, </w:t>
      </w:r>
      <w:r w:rsidR="00185301" w:rsidRPr="00881BB5">
        <w:rPr>
          <w:rFonts w:cs="Times New Roman"/>
          <w:szCs w:val="24"/>
        </w:rPr>
        <w:t xml:space="preserve">but </w:t>
      </w:r>
      <w:r w:rsidR="00F97C00" w:rsidRPr="00881BB5">
        <w:rPr>
          <w:rFonts w:cs="Times New Roman"/>
          <w:szCs w:val="24"/>
        </w:rPr>
        <w:t xml:space="preserve">preliminary work </w:t>
      </w:r>
      <w:r w:rsidR="005A7E1F" w:rsidRPr="00881BB5">
        <w:rPr>
          <w:rFonts w:cs="Times New Roman"/>
          <w:szCs w:val="24"/>
        </w:rPr>
        <w:t xml:space="preserve">suggests </w:t>
      </w:r>
      <w:r w:rsidR="00EA04E0" w:rsidRPr="00881BB5">
        <w:rPr>
          <w:rFonts w:cs="Times New Roman"/>
          <w:szCs w:val="24"/>
        </w:rPr>
        <w:t>s</w:t>
      </w:r>
      <w:r w:rsidR="009515D5" w:rsidRPr="00881BB5">
        <w:rPr>
          <w:rFonts w:cs="Times New Roman"/>
          <w:szCs w:val="24"/>
        </w:rPr>
        <w:t xml:space="preserve">pecies with greater capacity </w:t>
      </w:r>
      <w:r w:rsidR="009515D5" w:rsidRPr="00881BB5">
        <w:rPr>
          <w:rFonts w:cs="Times New Roman"/>
          <w:szCs w:val="24"/>
        </w:rPr>
        <w:lastRenderedPageBreak/>
        <w:t>for rapid vegetative spread and shorter persistence of clonal connections predominate in high-nutrient, mesic conditions</w:t>
      </w:r>
      <w:r w:rsidR="001958AF" w:rsidRPr="00881BB5">
        <w:rPr>
          <w:rFonts w:cs="Times New Roman"/>
          <w:szCs w:val="24"/>
        </w:rPr>
        <w:t xml:space="preserve"> </w:t>
      </w:r>
      <w:r w:rsidR="001958AF" w:rsidRPr="00881BB5">
        <w:rPr>
          <w:rFonts w:cs="Times New Roman"/>
          <w:szCs w:val="24"/>
        </w:rPr>
        <w:fldChar w:fldCharType="begin" w:fldLock="1"/>
      </w:r>
      <w:r w:rsidR="00881BB5">
        <w:rPr>
          <w:rFonts w:cs="Times New Roman"/>
          <w:szCs w:val="24"/>
        </w:rPr>
        <w:instrText>ADDIN CSL_CITATION { "citationItems" : [ { "id" : "ITEM-1", "itemData" : { "DOI" : "10.1098/rstb.1996.0116", "ISBN" : "0962-8436", "ISSN" : "0962-8436", "PMID" : "1657", "abstract" : "Abstract Somatic embryogenesis is a phylogenetically ancient trait that allows sessile plants to grow in a modular fashion and to respond plastically to different environmental cues. It facilitates damage repair and permits clonal growth, the capacity to produce potentially ...", "author" : [ { "dropping-particle" : "V", "family" : "Groenendael", "given" : "J M", "non-dropping-particle" : "", "parse-names" : false, "suffix" : "" }, { "dropping-particle" : "", "family" : "Klimes", "given" : "L", "non-dropping-particle" : "", "parse-names" : false, "suffix" : "" }, { "dropping-particle" : "", "family" : "Klimesova", "given" : "J", "non-dropping-particle" : "", "parse-names" : false, "suffix" : "" }, { "dropping-particle" : "", "family" : "Hendriks", "given" : "R J J", "non-dropping-particle" : "", "parse-names" : false, "suffix" : "" } ], "container-title" : "Philosophical Transactions of the Royal Society B", "id" : "ITEM-1", "issue" : "1345", "issued" : { "date-parts" : [ [ "1996" ] ] }, "page" : "1331-1339", "title" : "Comparative Ecology of Clonal Plants", "type" : "article-journal", "volume" : "351" }, "uris" : [ "http://www.mendeley.com/documents/?uuid=22cf3a5e-7970-4a45-944f-aba13ae08198" ] }, { "id" : "ITEM-2", "itemData" : { "DOI" : "10.1111/j.1654-1103.2005.tb02335.x", "ISBN" : "1100-9233", "ISSN" : "1100-9233", "abstract" : "Aim: Patterns of plant functional traits related to clonality (clonal growth modes: CGM) in plant communities were studied and hypotheses on the importance of the selected traits in plant communities supported by soils differing in moisture and nutrient status were tested. Material and Methods: Selected plant functional traits, such as the position of the mother-daughter plants connections, length of spacers. frequency Of multiplication, persistency of ramets connections, presence of storage organs and bud protection were studied in two contrasting plant communities (xeric and mesic abandoned pastures) typical of central Apennines, Italy. Results and Discussion: Clonality was shown to be of great importance in both mesic and xeric grasslands. The major differences between the two Communities were due to the dominant CGMs: turf graminoids (having effective protection of growth meristems in dense tussocks) dominated xeric grasslands. while rhizomatous graminoids (typical of competitive resource-rich environments) dominated mesic grasslands. Below-ground CGOs (clonal growth organs), shorter spacers, higher multiplication potential, permanent ramet connection, large bud bank and increased importance of bud protection Were found to be of importance in water stressed xeric grassland. Contrary to our expectations, the mesic (less stressed) grasslands have the higher number of clonal plants possessing storage organs.", "author" : [ { "dropping-particle" : "", "family" : "Halassy", "given" : "M", "non-dropping-particle" : "", "parse-names" : false, "suffix" : "" }, { "dropping-particle" : "", "family" : "Campetella", "given" : "G", "non-dropping-particle" : "", "parse-names" : false, "suffix" : "" }, { "dropping-particle" : "", "family" : "Canullo", "given" : "R", "non-dropping-particle" : "", "parse-names" : false, "suffix" : "" }, { "dropping-particle" : "", "family" : "Mucina", "given" : "L", "non-dropping-particle" : "", "parse-names" : false, "suffix" : "" } ], "container-title" : "Journal of Vegetation", "id" : "ITEM-2", "issue" : "1982", "issued" : { "date-parts" : [ [ "2005" ] ] }, "page" : "29-36", "title" : "Patterns of functional clonal traits and clonal growth modes in contrasting grasslands in the central Apennines, Italy", "type" : "article-journal", "volume" : "16" }, "uris" : [ "http://www.mendeley.com/documents/?uuid=d6f587ea-93a2-452b-ac2d-20dd779fc38d" ] } ], "mendeley" : { "formattedCitation" : "(Groenendael et al. 1996, Halassy et al. 2005)", "plainTextFormattedCitation" : "(Groenendael et al. 1996, Halassy et al. 2005)", "previouslyFormattedCitation" : "(Groenendael et al. 1996, Halassy et al. 2005)" }, "properties" : { "noteIndex" : 0 }, "schema" : "https://github.com/citation-style-language/schema/raw/master/csl-citation.json" }</w:instrText>
      </w:r>
      <w:r w:rsidR="001958AF" w:rsidRPr="00881BB5">
        <w:rPr>
          <w:rFonts w:cs="Times New Roman"/>
          <w:szCs w:val="24"/>
        </w:rPr>
        <w:fldChar w:fldCharType="separate"/>
      </w:r>
      <w:r w:rsidR="00881BB5" w:rsidRPr="00881BB5">
        <w:rPr>
          <w:rFonts w:cs="Times New Roman"/>
          <w:noProof/>
          <w:szCs w:val="24"/>
        </w:rPr>
        <w:t>(Groenendael et al. 1996, Halassy et al. 2005)</w:t>
      </w:r>
      <w:r w:rsidR="001958AF" w:rsidRPr="00881BB5">
        <w:rPr>
          <w:rFonts w:cs="Times New Roman"/>
          <w:szCs w:val="24"/>
        </w:rPr>
        <w:fldChar w:fldCharType="end"/>
      </w:r>
      <w:r w:rsidR="009515D5" w:rsidRPr="00881BB5">
        <w:rPr>
          <w:rFonts w:cs="Times New Roman"/>
          <w:szCs w:val="24"/>
        </w:rPr>
        <w:t>.</w:t>
      </w:r>
      <w:r w:rsidR="00565D19" w:rsidRPr="00881BB5">
        <w:rPr>
          <w:rFonts w:cs="Times New Roman"/>
          <w:szCs w:val="24"/>
        </w:rPr>
        <w:t xml:space="preserve"> </w:t>
      </w:r>
      <w:r w:rsidR="00EA04E0" w:rsidRPr="00881BB5">
        <w:rPr>
          <w:rFonts w:cs="Times New Roman"/>
          <w:szCs w:val="24"/>
        </w:rPr>
        <w:t xml:space="preserve">Our gradient </w:t>
      </w:r>
      <w:r w:rsidR="004C688D" w:rsidRPr="00881BB5">
        <w:rPr>
          <w:rFonts w:cs="Times New Roman"/>
          <w:szCs w:val="24"/>
        </w:rPr>
        <w:t>study</w:t>
      </w:r>
      <w:r w:rsidR="00EA04E0" w:rsidRPr="00881BB5">
        <w:rPr>
          <w:rFonts w:cs="Times New Roman"/>
          <w:szCs w:val="24"/>
        </w:rPr>
        <w:t xml:space="preserve"> corroborates </w:t>
      </w:r>
      <w:r w:rsidR="005A7E1F" w:rsidRPr="00881BB5">
        <w:rPr>
          <w:rFonts w:cs="Times New Roman"/>
          <w:szCs w:val="24"/>
        </w:rPr>
        <w:t>this hypothesis</w:t>
      </w:r>
      <w:r w:rsidR="00EA04E0" w:rsidRPr="00881BB5">
        <w:rPr>
          <w:rFonts w:cs="Times New Roman"/>
          <w:szCs w:val="24"/>
        </w:rPr>
        <w:t xml:space="preserve">, revealing </w:t>
      </w:r>
      <w:r w:rsidR="009A1115" w:rsidRPr="00881BB5">
        <w:rPr>
          <w:rFonts w:cs="Times New Roman"/>
          <w:szCs w:val="24"/>
        </w:rPr>
        <w:t>higher</w:t>
      </w:r>
      <w:r w:rsidR="00565D19" w:rsidRPr="00881BB5">
        <w:rPr>
          <w:rFonts w:cs="Times New Roman"/>
          <w:szCs w:val="24"/>
        </w:rPr>
        <w:t xml:space="preserve"> rates of lateral spread and </w:t>
      </w:r>
      <w:r w:rsidR="009A1115" w:rsidRPr="00881BB5">
        <w:rPr>
          <w:rFonts w:cs="Times New Roman"/>
          <w:szCs w:val="24"/>
        </w:rPr>
        <w:t>less</w:t>
      </w:r>
      <w:r w:rsidR="00565D19" w:rsidRPr="00881BB5">
        <w:rPr>
          <w:rFonts w:cs="Times New Roman"/>
          <w:szCs w:val="24"/>
        </w:rPr>
        <w:t xml:space="preserve"> persistent </w:t>
      </w:r>
      <w:r w:rsidR="00335B46" w:rsidRPr="00881BB5">
        <w:rPr>
          <w:rFonts w:cs="Times New Roman"/>
          <w:szCs w:val="24"/>
        </w:rPr>
        <w:t xml:space="preserve">clonal </w:t>
      </w:r>
      <w:r w:rsidR="00565D19" w:rsidRPr="00881BB5">
        <w:rPr>
          <w:rFonts w:cs="Times New Roman"/>
          <w:szCs w:val="24"/>
        </w:rPr>
        <w:t xml:space="preserve">connections at </w:t>
      </w:r>
      <w:r w:rsidR="009A1115" w:rsidRPr="00881BB5">
        <w:rPr>
          <w:rFonts w:cs="Times New Roman"/>
          <w:szCs w:val="24"/>
        </w:rPr>
        <w:t>warmer</w:t>
      </w:r>
      <w:r w:rsidR="00565D19" w:rsidRPr="00881BB5">
        <w:rPr>
          <w:rFonts w:cs="Times New Roman"/>
          <w:szCs w:val="24"/>
        </w:rPr>
        <w:t xml:space="preserve"> </w:t>
      </w:r>
      <w:r w:rsidR="00FC6CDB" w:rsidRPr="00881BB5">
        <w:rPr>
          <w:rFonts w:cs="Times New Roman"/>
          <w:szCs w:val="24"/>
        </w:rPr>
        <w:t>sites</w:t>
      </w:r>
      <w:r w:rsidR="004C688D" w:rsidRPr="00881BB5">
        <w:rPr>
          <w:rFonts w:cs="Times New Roman"/>
          <w:szCs w:val="24"/>
        </w:rPr>
        <w:t>. A</w:t>
      </w:r>
      <w:r w:rsidR="00B45437" w:rsidRPr="00881BB5">
        <w:rPr>
          <w:rFonts w:cs="Times New Roman"/>
          <w:szCs w:val="24"/>
        </w:rPr>
        <w:t>ssuming</w:t>
      </w:r>
      <w:r w:rsidR="00FC6CDB" w:rsidRPr="00881BB5">
        <w:rPr>
          <w:rFonts w:cs="Times New Roman"/>
          <w:szCs w:val="24"/>
        </w:rPr>
        <w:t xml:space="preserve"> that </w:t>
      </w:r>
      <w:r w:rsidR="001958AF" w:rsidRPr="00881BB5">
        <w:rPr>
          <w:rFonts w:cs="Times New Roman"/>
          <w:szCs w:val="24"/>
        </w:rPr>
        <w:t xml:space="preserve">environmental stress is greater at </w:t>
      </w:r>
      <w:r w:rsidR="00FC6CDB" w:rsidRPr="00881BB5">
        <w:rPr>
          <w:rFonts w:cs="Times New Roman"/>
          <w:szCs w:val="24"/>
        </w:rPr>
        <w:t xml:space="preserve">colder, higher altitude sites, </w:t>
      </w:r>
      <w:r w:rsidR="001958AF" w:rsidRPr="00881BB5">
        <w:rPr>
          <w:rFonts w:cs="Times New Roman"/>
          <w:szCs w:val="24"/>
        </w:rPr>
        <w:t xml:space="preserve">the tendency for ramets to </w:t>
      </w:r>
      <w:r w:rsidR="00551775" w:rsidRPr="00881BB5">
        <w:rPr>
          <w:rFonts w:cs="Times New Roman"/>
          <w:szCs w:val="24"/>
        </w:rPr>
        <w:t>pack</w:t>
      </w:r>
      <w:r w:rsidR="001958AF" w:rsidRPr="00881BB5">
        <w:rPr>
          <w:rFonts w:cs="Times New Roman"/>
          <w:szCs w:val="24"/>
        </w:rPr>
        <w:t xml:space="preserve"> more tightly and to share resources through vegetative connections </w:t>
      </w:r>
      <w:r w:rsidR="005A7E1F" w:rsidRPr="00881BB5">
        <w:rPr>
          <w:rFonts w:cs="Times New Roman"/>
          <w:szCs w:val="24"/>
        </w:rPr>
        <w:t xml:space="preserve">may </w:t>
      </w:r>
      <w:r w:rsidR="00881006" w:rsidRPr="00881BB5">
        <w:rPr>
          <w:rFonts w:cs="Times New Roman"/>
          <w:szCs w:val="24"/>
        </w:rPr>
        <w:t>increase</w:t>
      </w:r>
      <w:r w:rsidR="005A7E1F" w:rsidRPr="00881BB5">
        <w:rPr>
          <w:rFonts w:cs="Times New Roman"/>
          <w:szCs w:val="24"/>
        </w:rPr>
        <w:t xml:space="preserve"> survival and reproduction</w:t>
      </w:r>
      <w:r w:rsidR="004C688D" w:rsidRPr="00881BB5">
        <w:rPr>
          <w:rFonts w:cs="Times New Roman"/>
          <w:szCs w:val="24"/>
        </w:rPr>
        <w:t xml:space="preserve"> there</w:t>
      </w:r>
      <w:r w:rsidR="00335B46" w:rsidRPr="00881BB5">
        <w:rPr>
          <w:rFonts w:cs="Times New Roman"/>
          <w:szCs w:val="24"/>
        </w:rPr>
        <w:t xml:space="preserve">. In addition, we found species with more vegetative buds </w:t>
      </w:r>
      <w:r w:rsidR="00551775" w:rsidRPr="00881BB5">
        <w:rPr>
          <w:rFonts w:cs="Times New Roman"/>
          <w:szCs w:val="24"/>
        </w:rPr>
        <w:t xml:space="preserve">to be </w:t>
      </w:r>
      <w:r w:rsidR="00FC6CDB" w:rsidRPr="00881BB5">
        <w:rPr>
          <w:rFonts w:cs="Times New Roman"/>
          <w:szCs w:val="24"/>
        </w:rPr>
        <w:t>more</w:t>
      </w:r>
      <w:r w:rsidR="00551775" w:rsidRPr="00881BB5">
        <w:rPr>
          <w:rFonts w:cs="Times New Roman"/>
          <w:szCs w:val="24"/>
        </w:rPr>
        <w:t xml:space="preserve"> abundant at the coldest sites. B</w:t>
      </w:r>
      <w:r w:rsidR="00335B46" w:rsidRPr="00881BB5">
        <w:rPr>
          <w:rFonts w:cs="Times New Roman"/>
          <w:szCs w:val="24"/>
        </w:rPr>
        <w:t xml:space="preserve">ud number is associated with species ability to recover from disturbances and </w:t>
      </w:r>
      <w:r w:rsidR="00FC6CDB" w:rsidRPr="00881BB5">
        <w:rPr>
          <w:rFonts w:cs="Times New Roman"/>
          <w:szCs w:val="24"/>
        </w:rPr>
        <w:t xml:space="preserve">better tolerate </w:t>
      </w:r>
      <w:r w:rsidR="00335B46" w:rsidRPr="00881BB5">
        <w:rPr>
          <w:rFonts w:cs="Times New Roman"/>
          <w:szCs w:val="24"/>
        </w:rPr>
        <w:t>environmental variability</w:t>
      </w:r>
      <w:r w:rsidR="001958AF" w:rsidRPr="00881BB5">
        <w:rPr>
          <w:rFonts w:cs="Times New Roman"/>
          <w:szCs w:val="24"/>
        </w:rPr>
        <w:t xml:space="preserve"> </w:t>
      </w:r>
      <w:r w:rsidR="001958AF" w:rsidRPr="00881BB5">
        <w:rPr>
          <w:rFonts w:cs="Times New Roman"/>
          <w:szCs w:val="24"/>
        </w:rPr>
        <w:fldChar w:fldCharType="begin" w:fldLock="1"/>
      </w:r>
      <w:r w:rsidR="006D6809"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1958AF" w:rsidRPr="00881BB5">
        <w:rPr>
          <w:rFonts w:cs="Times New Roman"/>
          <w:szCs w:val="24"/>
        </w:rPr>
        <w:fldChar w:fldCharType="separate"/>
      </w:r>
      <w:r w:rsidR="001958AF" w:rsidRPr="00881BB5">
        <w:rPr>
          <w:rFonts w:cs="Times New Roman"/>
          <w:noProof/>
          <w:szCs w:val="24"/>
        </w:rPr>
        <w:t>(Klimešová and Klimes 2007)</w:t>
      </w:r>
      <w:r w:rsidR="001958AF" w:rsidRPr="00881BB5">
        <w:rPr>
          <w:rFonts w:cs="Times New Roman"/>
          <w:szCs w:val="24"/>
        </w:rPr>
        <w:fldChar w:fldCharType="end"/>
      </w:r>
      <w:r w:rsidR="00A17013" w:rsidRPr="00881BB5">
        <w:rPr>
          <w:rFonts w:cs="Times New Roman"/>
          <w:szCs w:val="24"/>
        </w:rPr>
        <w:t>. T</w:t>
      </w:r>
      <w:r w:rsidR="005A7E1F" w:rsidRPr="00881BB5">
        <w:rPr>
          <w:rFonts w:cs="Times New Roman"/>
          <w:szCs w:val="24"/>
        </w:rPr>
        <w:t>he</w:t>
      </w:r>
      <w:r w:rsidR="00335B46" w:rsidRPr="00881BB5">
        <w:rPr>
          <w:rFonts w:cs="Times New Roman"/>
          <w:szCs w:val="24"/>
        </w:rPr>
        <w:t xml:space="preserve"> </w:t>
      </w:r>
      <w:r w:rsidR="00A17013" w:rsidRPr="00881BB5">
        <w:rPr>
          <w:rFonts w:cs="Times New Roman"/>
          <w:szCs w:val="24"/>
        </w:rPr>
        <w:t>putatively</w:t>
      </w:r>
      <w:r w:rsidR="00335B46" w:rsidRPr="00881BB5">
        <w:rPr>
          <w:rFonts w:cs="Times New Roman"/>
          <w:szCs w:val="24"/>
        </w:rPr>
        <w:t xml:space="preserve"> higher rates of abiotic disturbance (late spring frosts, wind, unstable soils due to rockier, less-developed soils) and</w:t>
      </w:r>
      <w:r w:rsidR="00FC6CDB" w:rsidRPr="00881BB5">
        <w:rPr>
          <w:rFonts w:cs="Times New Roman"/>
          <w:szCs w:val="24"/>
        </w:rPr>
        <w:t>,</w:t>
      </w:r>
      <w:r w:rsidR="00335B46" w:rsidRPr="00881BB5">
        <w:rPr>
          <w:rFonts w:cs="Times New Roman"/>
          <w:szCs w:val="24"/>
        </w:rPr>
        <w:t xml:space="preserve"> </w:t>
      </w:r>
      <w:r w:rsidR="00FC6CDB" w:rsidRPr="00881BB5">
        <w:rPr>
          <w:rFonts w:cs="Times New Roman"/>
          <w:szCs w:val="24"/>
        </w:rPr>
        <w:t>perhaps,</w:t>
      </w:r>
      <w:r w:rsidR="00335B46" w:rsidRPr="00881BB5">
        <w:rPr>
          <w:rFonts w:cs="Times New Roman"/>
          <w:szCs w:val="24"/>
        </w:rPr>
        <w:t xml:space="preserve"> </w:t>
      </w:r>
      <w:r w:rsidR="001958AF" w:rsidRPr="00881BB5">
        <w:rPr>
          <w:rFonts w:cs="Times New Roman"/>
          <w:szCs w:val="24"/>
        </w:rPr>
        <w:t xml:space="preserve">higher rates of </w:t>
      </w:r>
      <w:r w:rsidR="00335B46" w:rsidRPr="00881BB5">
        <w:rPr>
          <w:rFonts w:cs="Times New Roman"/>
          <w:szCs w:val="24"/>
        </w:rPr>
        <w:t>biotic d</w:t>
      </w:r>
      <w:r w:rsidR="005E3A0D">
        <w:rPr>
          <w:rFonts w:cs="Times New Roman"/>
          <w:szCs w:val="24"/>
        </w:rPr>
        <w:t>isturbance</w:t>
      </w:r>
      <w:r w:rsidR="00335B46" w:rsidRPr="00881BB5">
        <w:rPr>
          <w:rFonts w:cs="Times New Roman"/>
          <w:szCs w:val="24"/>
        </w:rPr>
        <w:t xml:space="preserve"> at the coldest sites</w:t>
      </w:r>
      <w:r w:rsidR="00A17013" w:rsidRPr="00881BB5">
        <w:rPr>
          <w:rFonts w:cs="Times New Roman"/>
          <w:szCs w:val="24"/>
        </w:rPr>
        <w:t>,</w:t>
      </w:r>
      <w:r w:rsidR="00335B46" w:rsidRPr="00881BB5">
        <w:rPr>
          <w:rFonts w:cs="Times New Roman"/>
          <w:szCs w:val="24"/>
        </w:rPr>
        <w:t xml:space="preserve"> </w:t>
      </w:r>
      <w:r w:rsidR="00B45437" w:rsidRPr="00881BB5">
        <w:rPr>
          <w:rFonts w:cs="Times New Roman"/>
          <w:szCs w:val="24"/>
        </w:rPr>
        <w:t>could</w:t>
      </w:r>
      <w:r w:rsidR="005A7E1F" w:rsidRPr="00881BB5">
        <w:rPr>
          <w:rFonts w:cs="Times New Roman"/>
          <w:szCs w:val="24"/>
        </w:rPr>
        <w:t xml:space="preserve"> </w:t>
      </w:r>
      <w:r w:rsidR="005E3A0D">
        <w:rPr>
          <w:rFonts w:cs="Times New Roman"/>
          <w:szCs w:val="24"/>
        </w:rPr>
        <w:t>be related to</w:t>
      </w:r>
      <w:r w:rsidR="00A17013" w:rsidRPr="00881BB5">
        <w:rPr>
          <w:rFonts w:cs="Times New Roman"/>
          <w:szCs w:val="24"/>
        </w:rPr>
        <w:t xml:space="preserve"> the decrease in bud number, </w:t>
      </w:r>
      <w:r w:rsidR="00B45437" w:rsidRPr="00881BB5">
        <w:rPr>
          <w:rFonts w:cs="Times New Roman"/>
          <w:szCs w:val="24"/>
        </w:rPr>
        <w:t>although additional work is needed to confirm this</w:t>
      </w:r>
      <w:r w:rsidR="00335B46" w:rsidRPr="00881BB5">
        <w:rPr>
          <w:rFonts w:cs="Times New Roman"/>
          <w:szCs w:val="24"/>
        </w:rPr>
        <w:t>.</w:t>
      </w:r>
      <w:r w:rsidR="00EA04E0" w:rsidRPr="00881BB5">
        <w:rPr>
          <w:rFonts w:cs="Times New Roman"/>
          <w:szCs w:val="24"/>
        </w:rPr>
        <w:t xml:space="preserve"> </w:t>
      </w:r>
      <w:r w:rsidR="00AD2CDE">
        <w:rPr>
          <w:rFonts w:cs="Times New Roman"/>
          <w:szCs w:val="24"/>
        </w:rPr>
        <w:t>W</w:t>
      </w:r>
      <w:r w:rsidR="00EA04E0" w:rsidRPr="00881BB5">
        <w:rPr>
          <w:rFonts w:cs="Times New Roman"/>
          <w:szCs w:val="24"/>
        </w:rPr>
        <w:t>e hypothesize that the</w:t>
      </w:r>
      <w:r w:rsidR="00A17013" w:rsidRPr="00881BB5">
        <w:rPr>
          <w:rFonts w:cs="Times New Roman"/>
          <w:szCs w:val="24"/>
        </w:rPr>
        <w:t xml:space="preserve"> increases in</w:t>
      </w:r>
      <w:r w:rsidR="00335B46" w:rsidRPr="00881BB5">
        <w:rPr>
          <w:rFonts w:cs="Times New Roman"/>
          <w:szCs w:val="24"/>
        </w:rPr>
        <w:t xml:space="preserve"> lateral spread</w:t>
      </w:r>
      <w:r w:rsidR="00A17013" w:rsidRPr="00881BB5">
        <w:rPr>
          <w:rFonts w:cs="Times New Roman"/>
          <w:szCs w:val="24"/>
        </w:rPr>
        <w:t xml:space="preserve"> and</w:t>
      </w:r>
      <w:r w:rsidR="00335B46" w:rsidRPr="00881BB5">
        <w:rPr>
          <w:rFonts w:cs="Times New Roman"/>
          <w:szCs w:val="24"/>
        </w:rPr>
        <w:t xml:space="preserve"> connection persistence, and </w:t>
      </w:r>
      <w:r w:rsidR="00A17013" w:rsidRPr="00881BB5">
        <w:rPr>
          <w:rFonts w:cs="Times New Roman"/>
          <w:szCs w:val="24"/>
        </w:rPr>
        <w:t xml:space="preserve">the decrease in </w:t>
      </w:r>
      <w:r w:rsidR="00335B46" w:rsidRPr="00881BB5">
        <w:rPr>
          <w:rFonts w:cs="Times New Roman"/>
          <w:szCs w:val="24"/>
        </w:rPr>
        <w:t xml:space="preserve">bud number </w:t>
      </w:r>
      <w:r w:rsidR="00EA04E0" w:rsidRPr="00881BB5">
        <w:rPr>
          <w:rFonts w:cs="Times New Roman"/>
          <w:szCs w:val="24"/>
        </w:rPr>
        <w:t xml:space="preserve">with increasing temperature </w:t>
      </w:r>
      <w:r w:rsidR="005A7E1F" w:rsidRPr="00881BB5">
        <w:rPr>
          <w:rFonts w:cs="Times New Roman"/>
          <w:szCs w:val="24"/>
        </w:rPr>
        <w:t>are indicative of</w:t>
      </w:r>
      <w:r w:rsidR="00FC6CDB" w:rsidRPr="00881BB5">
        <w:rPr>
          <w:rFonts w:cs="Times New Roman"/>
          <w:szCs w:val="24"/>
        </w:rPr>
        <w:t xml:space="preserve"> a </w:t>
      </w:r>
      <w:r w:rsidR="00335B46" w:rsidRPr="00881BB5">
        <w:rPr>
          <w:rFonts w:cs="Times New Roman"/>
          <w:szCs w:val="24"/>
        </w:rPr>
        <w:t xml:space="preserve">tradeoff in species ability to endure stress </w:t>
      </w:r>
      <w:r w:rsidR="00651F6C" w:rsidRPr="00881BB5">
        <w:rPr>
          <w:rFonts w:cs="Times New Roman"/>
          <w:szCs w:val="24"/>
        </w:rPr>
        <w:t>and species</w:t>
      </w:r>
      <w:r w:rsidR="00EA04E0" w:rsidRPr="00881BB5">
        <w:rPr>
          <w:rFonts w:cs="Times New Roman"/>
          <w:szCs w:val="24"/>
        </w:rPr>
        <w:t xml:space="preserve"> ability to </w:t>
      </w:r>
      <w:r w:rsidR="00335B46" w:rsidRPr="00881BB5">
        <w:rPr>
          <w:rFonts w:cs="Times New Roman"/>
          <w:szCs w:val="24"/>
        </w:rPr>
        <w:t xml:space="preserve">rapidly acquire </w:t>
      </w:r>
      <w:r w:rsidR="00EA04E0" w:rsidRPr="00881BB5">
        <w:rPr>
          <w:rFonts w:cs="Times New Roman"/>
          <w:szCs w:val="24"/>
        </w:rPr>
        <w:t xml:space="preserve">abundant </w:t>
      </w:r>
      <w:r w:rsidR="00335B46" w:rsidRPr="00881BB5">
        <w:rPr>
          <w:rFonts w:cs="Times New Roman"/>
          <w:szCs w:val="24"/>
        </w:rPr>
        <w:t xml:space="preserve">resources </w:t>
      </w:r>
      <w:r w:rsidR="00551775" w:rsidRPr="00881BB5">
        <w:rPr>
          <w:rFonts w:cs="Times New Roman"/>
          <w:szCs w:val="24"/>
        </w:rPr>
        <w:t>in</w:t>
      </w:r>
      <w:r w:rsidR="00EA04E0" w:rsidRPr="00881BB5">
        <w:rPr>
          <w:rFonts w:cs="Times New Roman"/>
          <w:szCs w:val="24"/>
        </w:rPr>
        <w:t xml:space="preserve"> </w:t>
      </w:r>
      <w:r w:rsidR="00335B46" w:rsidRPr="00881BB5">
        <w:rPr>
          <w:rFonts w:cs="Times New Roman"/>
          <w:szCs w:val="24"/>
        </w:rPr>
        <w:t xml:space="preserve">conditions </w:t>
      </w:r>
      <w:r w:rsidR="00FC6CDB" w:rsidRPr="00881BB5">
        <w:rPr>
          <w:rFonts w:cs="Times New Roman"/>
          <w:szCs w:val="24"/>
        </w:rPr>
        <w:t xml:space="preserve">amenable </w:t>
      </w:r>
      <w:r w:rsidR="00335B46" w:rsidRPr="00881BB5">
        <w:rPr>
          <w:rFonts w:cs="Times New Roman"/>
          <w:szCs w:val="24"/>
        </w:rPr>
        <w:t>for rapid growth</w:t>
      </w:r>
      <w:r w:rsidR="002861FC" w:rsidRPr="00881BB5">
        <w:rPr>
          <w:rFonts w:cs="Times New Roman"/>
          <w:szCs w:val="24"/>
        </w:rPr>
        <w:t xml:space="preserve"> </w:t>
      </w:r>
      <w:r w:rsidR="005A7E1F" w:rsidRPr="00881BB5">
        <w:rPr>
          <w:rFonts w:cs="Times New Roman"/>
          <w:szCs w:val="24"/>
        </w:rPr>
        <w:fldChar w:fldCharType="begin" w:fldLock="1"/>
      </w:r>
      <w:r w:rsidR="00651F6C" w:rsidRPr="00881BB5">
        <w:rPr>
          <w:rFonts w:cs="Times New Roman"/>
          <w:szCs w:val="24"/>
        </w:rPr>
        <w:instrText>ADDIN CSL_CITATION { "citationItems" : [ { "id" : "ITEM-1", "itemData" : { "DOI" : "10.1111/j.1600-0706.2010.18296.x", "ISSN" : "00301299", "author" : [ { "dropping-particle" : "", "family" : "Zobel", "given" : "Martin", "non-dropping-particle" : "", "parse-names" : false, "suffix" : "" }, { "dropping-particle" : "", "family" : "Moora", "given" : "Mari", "non-dropping-particle" : "", "parse-names" : false, "suffix" : "" }, { "dropping-particle" : "", "family" : "Herben", "given" : "Tom\u00e1\u0161", "non-dropping-particle" : "", "parse-names" : false, "suffix" : "" } ], "container-title" : "Oikos", "id" : "ITEM-1", "issue" : "5", "issued" : { "date-parts" : [ [ "2010", "3", "19" ] ] }, "page" : "802-806", "title" : "Clonal mobility and its implications for spatio-temporal patterns of plant communities: what do we need to know next?", "type" : "article-journal", "volume" : "119" }, "uris" : [ "http://www.mendeley.com/documents/?uuid=a5daccb1-c18f-4519-af98-594546ee4899" ] } ], "mendeley" : { "formattedCitation" : "(Zobel et al. 2010)", "manualFormatting" : "(see: Zobel et al. 2010)", "plainTextFormattedCitation" : "(Zobel et al. 2010)", "previouslyFormattedCitation" : "(Zobel et al. 2010)" }, "properties" : { "noteIndex" : 0 }, "schema" : "https://github.com/citation-style-language/schema/raw/master/csl-citation.json" }</w:instrText>
      </w:r>
      <w:r w:rsidR="005A7E1F" w:rsidRPr="00881BB5">
        <w:rPr>
          <w:rFonts w:cs="Times New Roman"/>
          <w:szCs w:val="24"/>
        </w:rPr>
        <w:fldChar w:fldCharType="separate"/>
      </w:r>
      <w:r w:rsidR="002861FC" w:rsidRPr="00881BB5">
        <w:rPr>
          <w:rFonts w:cs="Times New Roman"/>
          <w:noProof/>
          <w:szCs w:val="24"/>
        </w:rPr>
        <w:t>(see</w:t>
      </w:r>
      <w:r w:rsidR="00556DB5" w:rsidRPr="00881BB5">
        <w:rPr>
          <w:rFonts w:cs="Times New Roman"/>
          <w:noProof/>
          <w:szCs w:val="24"/>
        </w:rPr>
        <w:t>:</w:t>
      </w:r>
      <w:r w:rsidR="002861FC" w:rsidRPr="00881BB5">
        <w:rPr>
          <w:rFonts w:cs="Times New Roman"/>
          <w:noProof/>
          <w:szCs w:val="24"/>
        </w:rPr>
        <w:t xml:space="preserve"> Z</w:t>
      </w:r>
      <w:r w:rsidR="005A7E1F" w:rsidRPr="00881BB5">
        <w:rPr>
          <w:rFonts w:cs="Times New Roman"/>
          <w:noProof/>
          <w:szCs w:val="24"/>
        </w:rPr>
        <w:t xml:space="preserve">obel et al. </w:t>
      </w:r>
      <w:r w:rsidR="002861FC" w:rsidRPr="00881BB5">
        <w:rPr>
          <w:rFonts w:cs="Times New Roman"/>
          <w:noProof/>
          <w:szCs w:val="24"/>
        </w:rPr>
        <w:t>2</w:t>
      </w:r>
      <w:r w:rsidR="005A7E1F" w:rsidRPr="00881BB5">
        <w:rPr>
          <w:rFonts w:cs="Times New Roman"/>
          <w:noProof/>
          <w:szCs w:val="24"/>
        </w:rPr>
        <w:t>010)</w:t>
      </w:r>
      <w:r w:rsidR="005A7E1F" w:rsidRPr="00881BB5">
        <w:rPr>
          <w:rFonts w:cs="Times New Roman"/>
          <w:szCs w:val="24"/>
        </w:rPr>
        <w:fldChar w:fldCharType="end"/>
      </w:r>
      <w:r w:rsidR="00335B46" w:rsidRPr="00881BB5">
        <w:rPr>
          <w:rFonts w:cs="Times New Roman"/>
          <w:szCs w:val="24"/>
        </w:rPr>
        <w:t>.</w:t>
      </w:r>
      <w:r w:rsidR="00AD2CDE">
        <w:rPr>
          <w:rFonts w:cs="Times New Roman"/>
          <w:szCs w:val="24"/>
        </w:rPr>
        <w:t xml:space="preserve"> </w:t>
      </w:r>
    </w:p>
    <w:p w14:paraId="687BBA0F" w14:textId="77777777" w:rsidR="00772404" w:rsidRPr="00881BB5" w:rsidRDefault="00772404" w:rsidP="00F308F7">
      <w:pPr>
        <w:spacing w:line="480" w:lineRule="auto"/>
        <w:rPr>
          <w:rFonts w:cs="Times New Roman"/>
          <w:szCs w:val="24"/>
        </w:rPr>
      </w:pPr>
    </w:p>
    <w:p w14:paraId="780708A0" w14:textId="323FC48C" w:rsidR="000A69D2" w:rsidRPr="00881BB5" w:rsidRDefault="00E808B0" w:rsidP="00F308F7">
      <w:pPr>
        <w:spacing w:line="480" w:lineRule="auto"/>
        <w:rPr>
          <w:rFonts w:cs="Times New Roman"/>
          <w:szCs w:val="24"/>
        </w:rPr>
      </w:pPr>
      <w:r w:rsidRPr="00881BB5">
        <w:rPr>
          <w:rFonts w:cs="Times New Roman"/>
          <w:b/>
          <w:szCs w:val="24"/>
        </w:rPr>
        <w:t xml:space="preserve">Community responses to warming: </w:t>
      </w:r>
      <w:r w:rsidR="00BB5BF6" w:rsidRPr="00881BB5">
        <w:rPr>
          <w:rFonts w:cs="Times New Roman"/>
          <w:szCs w:val="24"/>
        </w:rPr>
        <w:t>The</w:t>
      </w:r>
      <w:r w:rsidR="00772404" w:rsidRPr="00881BB5">
        <w:rPr>
          <w:rFonts w:cs="Times New Roman"/>
          <w:szCs w:val="24"/>
        </w:rPr>
        <w:t xml:space="preserve"> central goal of </w:t>
      </w:r>
      <w:r w:rsidR="003F6B0F" w:rsidRPr="00881BB5">
        <w:rPr>
          <w:rFonts w:cs="Times New Roman"/>
          <w:szCs w:val="24"/>
        </w:rPr>
        <w:t>this</w:t>
      </w:r>
      <w:r w:rsidR="00772404" w:rsidRPr="00881BB5">
        <w:rPr>
          <w:rFonts w:cs="Times New Roman"/>
          <w:szCs w:val="24"/>
        </w:rPr>
        <w:t xml:space="preserve"> study was to test the </w:t>
      </w:r>
      <w:r w:rsidR="00A17013" w:rsidRPr="00881BB5">
        <w:rPr>
          <w:rFonts w:cs="Times New Roman"/>
          <w:szCs w:val="24"/>
        </w:rPr>
        <w:t>hypothesis</w:t>
      </w:r>
      <w:r w:rsidR="00772404" w:rsidRPr="00881BB5">
        <w:rPr>
          <w:rFonts w:cs="Times New Roman"/>
          <w:szCs w:val="24"/>
        </w:rPr>
        <w:t xml:space="preserve"> that </w:t>
      </w:r>
      <w:r w:rsidR="00AA5A38" w:rsidRPr="00881BB5">
        <w:rPr>
          <w:rFonts w:cs="Times New Roman"/>
          <w:szCs w:val="24"/>
        </w:rPr>
        <w:t>t</w:t>
      </w:r>
      <w:r w:rsidR="00BB0709" w:rsidRPr="00881BB5">
        <w:rPr>
          <w:rFonts w:cs="Times New Roman"/>
          <w:szCs w:val="24"/>
        </w:rPr>
        <w:t xml:space="preserve">rait </w:t>
      </w:r>
      <w:r w:rsidR="00772404" w:rsidRPr="00881BB5">
        <w:rPr>
          <w:rFonts w:cs="Times New Roman"/>
          <w:szCs w:val="24"/>
        </w:rPr>
        <w:t xml:space="preserve">gradient </w:t>
      </w:r>
      <w:r w:rsidR="00AA5A38" w:rsidRPr="00881BB5">
        <w:rPr>
          <w:rFonts w:cs="Times New Roman"/>
          <w:szCs w:val="24"/>
        </w:rPr>
        <w:t>relationships</w:t>
      </w:r>
      <w:r w:rsidR="00772404" w:rsidRPr="00881BB5">
        <w:rPr>
          <w:rFonts w:cs="Times New Roman"/>
          <w:szCs w:val="24"/>
        </w:rPr>
        <w:t xml:space="preserve"> are </w:t>
      </w:r>
      <w:r w:rsidR="00BB0709" w:rsidRPr="00881BB5">
        <w:rPr>
          <w:rFonts w:cs="Times New Roman"/>
          <w:szCs w:val="24"/>
        </w:rPr>
        <w:t>predictive of</w:t>
      </w:r>
      <w:r w:rsidR="00772404" w:rsidRPr="00881BB5">
        <w:rPr>
          <w:rFonts w:cs="Times New Roman"/>
          <w:szCs w:val="24"/>
        </w:rPr>
        <w:t xml:space="preserve"> temporal community response to rapid climate change</w:t>
      </w:r>
      <w:r w:rsidR="00AD2CDE">
        <w:rPr>
          <w:rFonts w:cs="Times New Roman"/>
          <w:szCs w:val="24"/>
        </w:rPr>
        <w:t xml:space="preserve">, a common </w:t>
      </w:r>
      <w:r w:rsidR="00A17013" w:rsidRPr="00881BB5">
        <w:rPr>
          <w:rFonts w:cs="Times New Roman"/>
          <w:szCs w:val="24"/>
        </w:rPr>
        <w:t xml:space="preserve">assumption </w:t>
      </w:r>
      <w:r w:rsidR="00AD2CDE">
        <w:rPr>
          <w:rFonts w:cs="Times New Roman"/>
          <w:szCs w:val="24"/>
        </w:rPr>
        <w:t>in</w:t>
      </w:r>
      <w:r w:rsidR="00A17013" w:rsidRPr="00881BB5">
        <w:rPr>
          <w:rFonts w:cs="Times New Roman"/>
          <w:szCs w:val="24"/>
        </w:rPr>
        <w:t xml:space="preserve"> climate change research</w:t>
      </w:r>
      <w:r w:rsidR="00772404" w:rsidRPr="00881BB5">
        <w:rPr>
          <w:rFonts w:cs="Times New Roman"/>
          <w:szCs w:val="24"/>
        </w:rPr>
        <w:t xml:space="preserve">. Of the six traits with significant trends with temperature, </w:t>
      </w:r>
      <w:r w:rsidR="00E8091E" w:rsidRPr="00881BB5">
        <w:rPr>
          <w:rFonts w:cs="Times New Roman"/>
          <w:szCs w:val="24"/>
        </w:rPr>
        <w:t xml:space="preserve">only </w:t>
      </w:r>
      <w:ins w:id="152" w:author="John Guittar" w:date="2016-04-12T21:56:00Z">
        <w:r w:rsidR="00B75BF3">
          <w:rPr>
            <w:rFonts w:cs="Times New Roman"/>
            <w:szCs w:val="24"/>
          </w:rPr>
          <w:t xml:space="preserve">maximum height, bud number, and connection persistence </w:t>
        </w:r>
      </w:ins>
      <w:del w:id="153" w:author="John Guittar" w:date="2016-04-12T21:56:00Z">
        <w:r w:rsidR="00E8091E" w:rsidRPr="00881BB5" w:rsidDel="00B75BF3">
          <w:rPr>
            <w:rFonts w:cs="Times New Roman"/>
            <w:szCs w:val="24"/>
          </w:rPr>
          <w:delText>maximum height and bud number</w:delText>
        </w:r>
        <w:r w:rsidR="00772404" w:rsidRPr="00881BB5" w:rsidDel="00B75BF3">
          <w:rPr>
            <w:rFonts w:cs="Times New Roman"/>
            <w:szCs w:val="24"/>
          </w:rPr>
          <w:delText xml:space="preserve"> </w:delText>
        </w:r>
        <w:r w:rsidR="00E8091E" w:rsidRPr="00881BB5" w:rsidDel="00B75BF3">
          <w:rPr>
            <w:rFonts w:cs="Times New Roman"/>
            <w:szCs w:val="24"/>
          </w:rPr>
          <w:delText xml:space="preserve">consistently </w:delText>
        </w:r>
      </w:del>
      <w:del w:id="154" w:author="John Guittar" w:date="2016-03-28T19:39:00Z">
        <w:r w:rsidR="00E8091E" w:rsidRPr="00881BB5" w:rsidDel="00A853AE">
          <w:rPr>
            <w:rFonts w:cs="Times New Roman"/>
            <w:szCs w:val="24"/>
          </w:rPr>
          <w:delText>influence</w:delText>
        </w:r>
        <w:r w:rsidR="00A17013" w:rsidRPr="00881BB5" w:rsidDel="00A853AE">
          <w:rPr>
            <w:rFonts w:cs="Times New Roman"/>
            <w:szCs w:val="24"/>
          </w:rPr>
          <w:delText>d</w:delText>
        </w:r>
        <w:r w:rsidR="00E8091E" w:rsidRPr="00881BB5" w:rsidDel="00A853AE">
          <w:rPr>
            <w:rFonts w:cs="Times New Roman"/>
            <w:szCs w:val="24"/>
          </w:rPr>
          <w:delText xml:space="preserve"> </w:delText>
        </w:r>
      </w:del>
      <w:ins w:id="155" w:author="John Guittar" w:date="2016-04-12T21:56:00Z">
        <w:r w:rsidR="00B75BF3">
          <w:rPr>
            <w:rFonts w:cs="Times New Roman"/>
            <w:szCs w:val="24"/>
          </w:rPr>
          <w:t xml:space="preserve">associated consistently with </w:t>
        </w:r>
      </w:ins>
      <w:r w:rsidR="00772404" w:rsidRPr="00881BB5">
        <w:rPr>
          <w:rFonts w:cs="Times New Roman"/>
          <w:szCs w:val="24"/>
        </w:rPr>
        <w:t xml:space="preserve">community response to transplantation </w:t>
      </w:r>
      <w:r w:rsidR="00BB0709" w:rsidRPr="00881BB5">
        <w:rPr>
          <w:rFonts w:cs="Times New Roman"/>
          <w:szCs w:val="24"/>
        </w:rPr>
        <w:t>to warmer conditions.</w:t>
      </w:r>
      <w:del w:id="156" w:author="John Guittar" w:date="2016-04-12T21:56:00Z">
        <w:r w:rsidR="00E8091E" w:rsidRPr="00881BB5" w:rsidDel="00B75BF3">
          <w:rPr>
            <w:rFonts w:cs="Times New Roman"/>
            <w:szCs w:val="24"/>
          </w:rPr>
          <w:delText xml:space="preserve"> Rates of community change in terms of </w:delText>
        </w:r>
        <w:r w:rsidR="00807496" w:rsidRPr="00881BB5" w:rsidDel="00B75BF3">
          <w:rPr>
            <w:rFonts w:cs="Times New Roman"/>
            <w:szCs w:val="24"/>
          </w:rPr>
          <w:delText xml:space="preserve">clonal </w:delText>
        </w:r>
        <w:r w:rsidR="00E8091E" w:rsidRPr="00881BB5" w:rsidDel="00B75BF3">
          <w:rPr>
            <w:rFonts w:cs="Times New Roman"/>
            <w:szCs w:val="24"/>
          </w:rPr>
          <w:delText xml:space="preserve">connection persistence deviated </w:delText>
        </w:r>
        <w:r w:rsidR="008C26EE" w:rsidDel="00B75BF3">
          <w:rPr>
            <w:rFonts w:cs="Times New Roman"/>
            <w:szCs w:val="24"/>
          </w:rPr>
          <w:delText xml:space="preserve">slightly </w:delText>
        </w:r>
        <w:r w:rsidR="00E8091E" w:rsidRPr="00881BB5" w:rsidDel="00B75BF3">
          <w:rPr>
            <w:rFonts w:cs="Times New Roman"/>
            <w:szCs w:val="24"/>
          </w:rPr>
          <w:delText xml:space="preserve">from null expectations </w:delText>
        </w:r>
        <w:r w:rsidR="00807496" w:rsidRPr="00881BB5" w:rsidDel="00B75BF3">
          <w:rPr>
            <w:rFonts w:cs="Times New Roman"/>
            <w:szCs w:val="24"/>
          </w:rPr>
          <w:delText>in</w:delText>
        </w:r>
        <w:r w:rsidR="00E8091E" w:rsidRPr="00881BB5" w:rsidDel="00B75BF3">
          <w:rPr>
            <w:rFonts w:cs="Times New Roman"/>
            <w:szCs w:val="24"/>
          </w:rPr>
          <w:delText xml:space="preserve"> </w:delText>
        </w:r>
        <w:r w:rsidR="0098421D" w:rsidRPr="00881BB5" w:rsidDel="00B75BF3">
          <w:rPr>
            <w:rFonts w:cs="Times New Roman"/>
            <w:szCs w:val="24"/>
          </w:rPr>
          <w:delText xml:space="preserve">only </w:delText>
        </w:r>
        <w:r w:rsidR="00E8091E" w:rsidRPr="00881BB5" w:rsidDel="00B75BF3">
          <w:rPr>
            <w:rFonts w:cs="Times New Roman"/>
            <w:szCs w:val="24"/>
          </w:rPr>
          <w:delText xml:space="preserve">one of the </w:delText>
        </w:r>
        <w:r w:rsidR="00E8091E" w:rsidRPr="00881BB5" w:rsidDel="00B75BF3">
          <w:rPr>
            <w:rFonts w:cs="Times New Roman"/>
            <w:szCs w:val="24"/>
          </w:rPr>
          <w:lastRenderedPageBreak/>
          <w:delText xml:space="preserve">three </w:delText>
        </w:r>
        <w:r w:rsidR="00807496" w:rsidRPr="00881BB5" w:rsidDel="00B75BF3">
          <w:rPr>
            <w:rFonts w:cs="Times New Roman"/>
            <w:szCs w:val="24"/>
          </w:rPr>
          <w:delText>yearly pairwise</w:delText>
        </w:r>
        <w:r w:rsidR="00E8091E" w:rsidRPr="00881BB5" w:rsidDel="00B75BF3">
          <w:rPr>
            <w:rFonts w:cs="Times New Roman"/>
            <w:szCs w:val="24"/>
          </w:rPr>
          <w:delText xml:space="preserve"> comparisons, </w:delText>
        </w:r>
        <w:r w:rsidR="008C26EE" w:rsidDel="00B75BF3">
          <w:rPr>
            <w:rFonts w:cs="Times New Roman"/>
            <w:szCs w:val="24"/>
          </w:rPr>
          <w:delText>suggesting</w:delText>
        </w:r>
        <w:r w:rsidR="00A17013" w:rsidRPr="00881BB5" w:rsidDel="00B75BF3">
          <w:rPr>
            <w:rFonts w:cs="Times New Roman"/>
            <w:szCs w:val="24"/>
          </w:rPr>
          <w:delText xml:space="preserve"> </w:delText>
        </w:r>
        <w:r w:rsidR="0024074E" w:rsidRPr="00881BB5" w:rsidDel="00B75BF3">
          <w:rPr>
            <w:rFonts w:cs="Times New Roman"/>
            <w:szCs w:val="24"/>
          </w:rPr>
          <w:delText>that the</w:delText>
        </w:r>
        <w:r w:rsidR="00A17013" w:rsidRPr="00881BB5" w:rsidDel="00B75BF3">
          <w:rPr>
            <w:rFonts w:cs="Times New Roman"/>
            <w:szCs w:val="24"/>
          </w:rPr>
          <w:delText xml:space="preserve"> influence of </w:delText>
        </w:r>
        <w:r w:rsidR="0098421D" w:rsidRPr="00881BB5" w:rsidDel="00B75BF3">
          <w:rPr>
            <w:rFonts w:cs="Times New Roman"/>
            <w:szCs w:val="24"/>
          </w:rPr>
          <w:delText>connection persisten</w:delText>
        </w:r>
        <w:r w:rsidR="006E00DC" w:rsidRPr="00881BB5" w:rsidDel="00B75BF3">
          <w:rPr>
            <w:rFonts w:cs="Times New Roman"/>
            <w:szCs w:val="24"/>
          </w:rPr>
          <w:delText>ce</w:delText>
        </w:r>
        <w:r w:rsidR="0098421D" w:rsidRPr="00881BB5" w:rsidDel="00B75BF3">
          <w:rPr>
            <w:rFonts w:cs="Times New Roman"/>
            <w:szCs w:val="24"/>
          </w:rPr>
          <w:delText xml:space="preserve"> </w:delText>
        </w:r>
        <w:r w:rsidR="009A1115" w:rsidRPr="00881BB5" w:rsidDel="00B75BF3">
          <w:rPr>
            <w:rFonts w:cs="Times New Roman"/>
            <w:szCs w:val="24"/>
          </w:rPr>
          <w:delText>on community response t</w:delText>
        </w:r>
        <w:r w:rsidR="00A17013" w:rsidRPr="00881BB5" w:rsidDel="00B75BF3">
          <w:rPr>
            <w:rFonts w:cs="Times New Roman"/>
            <w:szCs w:val="24"/>
          </w:rPr>
          <w:delText>o warming</w:delText>
        </w:r>
        <w:r w:rsidR="0024074E" w:rsidRPr="00881BB5" w:rsidDel="00B75BF3">
          <w:rPr>
            <w:rFonts w:cs="Times New Roman"/>
            <w:szCs w:val="24"/>
          </w:rPr>
          <w:delText xml:space="preserve"> </w:delText>
        </w:r>
      </w:del>
      <w:del w:id="157" w:author="John Guittar" w:date="2016-04-05T01:48:00Z">
        <w:r w:rsidR="0024074E" w:rsidRPr="00881BB5" w:rsidDel="008C652A">
          <w:rPr>
            <w:rFonts w:cs="Times New Roman"/>
            <w:szCs w:val="24"/>
          </w:rPr>
          <w:delText>i</w:delText>
        </w:r>
      </w:del>
      <w:del w:id="158" w:author="John Guittar" w:date="2016-04-05T01:47:00Z">
        <w:r w:rsidR="0024074E" w:rsidRPr="00881BB5" w:rsidDel="008C652A">
          <w:rPr>
            <w:rFonts w:cs="Times New Roman"/>
            <w:szCs w:val="24"/>
          </w:rPr>
          <w:delText>s</w:delText>
        </w:r>
      </w:del>
      <w:del w:id="159" w:author="John Guittar" w:date="2016-04-12T21:56:00Z">
        <w:r w:rsidR="0024074E" w:rsidRPr="00881BB5" w:rsidDel="00B75BF3">
          <w:rPr>
            <w:rFonts w:cs="Times New Roman"/>
            <w:szCs w:val="24"/>
          </w:rPr>
          <w:delText xml:space="preserve"> minor</w:delText>
        </w:r>
      </w:del>
      <w:del w:id="160" w:author="John Guittar" w:date="2016-04-05T01:48:00Z">
        <w:r w:rsidR="0024074E" w:rsidRPr="00881BB5" w:rsidDel="008C652A">
          <w:rPr>
            <w:rFonts w:cs="Times New Roman"/>
            <w:szCs w:val="24"/>
          </w:rPr>
          <w:delText xml:space="preserve"> at best</w:delText>
        </w:r>
      </w:del>
      <w:r w:rsidR="009A1115" w:rsidRPr="00881BB5">
        <w:rPr>
          <w:rFonts w:cs="Times New Roman"/>
          <w:szCs w:val="24"/>
        </w:rPr>
        <w:t xml:space="preserve">. </w:t>
      </w:r>
      <w:ins w:id="161" w:author="John Guittar" w:date="2016-04-12T21:59:00Z">
        <w:r w:rsidR="00BF6CA4">
          <w:rPr>
            <w:rFonts w:cs="Times New Roman"/>
            <w:szCs w:val="24"/>
          </w:rPr>
          <w:t>That SLA and leaf area did not associate with community response to warming was unexpected, given that they also showed strong shifts along temperature gradients.</w:t>
        </w:r>
      </w:ins>
      <w:ins w:id="162" w:author="John Guittar" w:date="2016-04-12T22:00:00Z">
        <w:r w:rsidR="00BF6CA4">
          <w:rPr>
            <w:rFonts w:cs="Times New Roman"/>
            <w:szCs w:val="24"/>
          </w:rPr>
          <w:t xml:space="preserve"> </w:t>
        </w:r>
      </w:ins>
      <w:del w:id="163" w:author="John Guittar" w:date="2016-03-28T19:44:00Z">
        <w:r w:rsidR="00044281" w:rsidRPr="00881BB5" w:rsidDel="00A853AE">
          <w:rPr>
            <w:rFonts w:cs="Times New Roman"/>
            <w:szCs w:val="24"/>
          </w:rPr>
          <w:delText>T</w:delText>
        </w:r>
        <w:r w:rsidR="003F6B0F" w:rsidRPr="00881BB5" w:rsidDel="00A853AE">
          <w:rPr>
            <w:rFonts w:cs="Times New Roman"/>
            <w:szCs w:val="24"/>
          </w:rPr>
          <w:delText xml:space="preserve">he </w:delText>
        </w:r>
      </w:del>
      <w:del w:id="164" w:author="John Guittar" w:date="2016-03-28T19:43:00Z">
        <w:r w:rsidR="003F6B0F" w:rsidRPr="00881BB5" w:rsidDel="00A853AE">
          <w:rPr>
            <w:rFonts w:cs="Times New Roman"/>
            <w:szCs w:val="24"/>
          </w:rPr>
          <w:delText>influence</w:delText>
        </w:r>
      </w:del>
      <w:del w:id="165" w:author="John Guittar" w:date="2016-03-28T19:44:00Z">
        <w:r w:rsidR="003F6B0F" w:rsidRPr="00881BB5" w:rsidDel="00A853AE">
          <w:rPr>
            <w:rFonts w:cs="Times New Roman"/>
            <w:szCs w:val="24"/>
          </w:rPr>
          <w:delText xml:space="preserve"> </w:delText>
        </w:r>
        <w:r w:rsidR="009A1115" w:rsidRPr="00881BB5" w:rsidDel="00A853AE">
          <w:rPr>
            <w:rFonts w:cs="Times New Roman"/>
            <w:szCs w:val="24"/>
          </w:rPr>
          <w:delText>of</w:delText>
        </w:r>
        <w:r w:rsidR="003F6B0F" w:rsidRPr="00881BB5" w:rsidDel="00A853AE">
          <w:rPr>
            <w:rFonts w:cs="Times New Roman"/>
            <w:szCs w:val="24"/>
          </w:rPr>
          <w:delText xml:space="preserve"> </w:delText>
        </w:r>
        <w:r w:rsidR="00044281" w:rsidRPr="00881BB5" w:rsidDel="00A853AE">
          <w:rPr>
            <w:rFonts w:cs="Times New Roman"/>
            <w:szCs w:val="24"/>
          </w:rPr>
          <w:delText xml:space="preserve">maximum potential height and bud number </w:delText>
        </w:r>
      </w:del>
      <w:del w:id="166" w:author="John Guittar" w:date="2016-03-28T19:43:00Z">
        <w:r w:rsidR="003F6B0F" w:rsidRPr="00881BB5" w:rsidDel="00A853AE">
          <w:rPr>
            <w:rFonts w:cs="Times New Roman"/>
            <w:szCs w:val="24"/>
          </w:rPr>
          <w:delText>on</w:delText>
        </w:r>
      </w:del>
      <w:del w:id="167" w:author="John Guittar" w:date="2016-03-28T19:44:00Z">
        <w:r w:rsidR="003F6B0F" w:rsidRPr="00881BB5" w:rsidDel="00A853AE">
          <w:rPr>
            <w:rFonts w:cs="Times New Roman"/>
            <w:szCs w:val="24"/>
          </w:rPr>
          <w:delText xml:space="preserve"> </w:delText>
        </w:r>
        <w:r w:rsidR="00044281" w:rsidRPr="00881BB5" w:rsidDel="00A853AE">
          <w:rPr>
            <w:rFonts w:cs="Times New Roman"/>
            <w:szCs w:val="24"/>
          </w:rPr>
          <w:delText xml:space="preserve">community response </w:delText>
        </w:r>
        <w:r w:rsidR="0024074E" w:rsidRPr="00881BB5" w:rsidDel="00A853AE">
          <w:rPr>
            <w:rFonts w:cs="Times New Roman"/>
            <w:szCs w:val="24"/>
          </w:rPr>
          <w:delText xml:space="preserve">to warming </w:delText>
        </w:r>
        <w:r w:rsidR="00044281" w:rsidRPr="00881BB5" w:rsidDel="00A853AE">
          <w:rPr>
            <w:rFonts w:cs="Times New Roman"/>
            <w:szCs w:val="24"/>
          </w:rPr>
          <w:delText>is</w:delText>
        </w:r>
        <w:r w:rsidR="00C35A64" w:rsidRPr="00881BB5" w:rsidDel="00A853AE">
          <w:rPr>
            <w:rFonts w:cs="Times New Roman"/>
            <w:szCs w:val="24"/>
          </w:rPr>
          <w:delText xml:space="preserve"> unexpected</w:delText>
        </w:r>
        <w:r w:rsidR="00044281" w:rsidRPr="00881BB5" w:rsidDel="00A853AE">
          <w:rPr>
            <w:rFonts w:cs="Times New Roman"/>
            <w:szCs w:val="24"/>
          </w:rPr>
          <w:delText xml:space="preserve"> </w:delText>
        </w:r>
      </w:del>
      <w:del w:id="168" w:author="John Guittar" w:date="2016-04-12T22:00:00Z">
        <w:r w:rsidR="00044281" w:rsidRPr="00881BB5" w:rsidDel="00BF6CA4">
          <w:rPr>
            <w:rFonts w:cs="Times New Roman"/>
            <w:szCs w:val="24"/>
          </w:rPr>
          <w:delText>given that</w:delText>
        </w:r>
        <w:r w:rsidR="009A1115" w:rsidRPr="00881BB5" w:rsidDel="00BF6CA4">
          <w:rPr>
            <w:rFonts w:cs="Times New Roman"/>
            <w:szCs w:val="24"/>
          </w:rPr>
          <w:delText xml:space="preserve"> SLA and connection persistence</w:delText>
        </w:r>
        <w:r w:rsidR="006E00DC" w:rsidRPr="00881BB5" w:rsidDel="00BF6CA4">
          <w:rPr>
            <w:rFonts w:cs="Times New Roman"/>
            <w:szCs w:val="24"/>
          </w:rPr>
          <w:delText xml:space="preserve"> </w:delText>
        </w:r>
      </w:del>
      <w:del w:id="169" w:author="John Guittar" w:date="2016-04-11T23:46:00Z">
        <w:r w:rsidR="00AD2CDE" w:rsidDel="00503191">
          <w:rPr>
            <w:rFonts w:cs="Times New Roman"/>
            <w:szCs w:val="24"/>
          </w:rPr>
          <w:delText>had stronger associations</w:delText>
        </w:r>
      </w:del>
      <w:del w:id="170" w:author="John Guittar" w:date="2016-04-11T23:47:00Z">
        <w:r w:rsidR="00AD2CDE" w:rsidDel="00503191">
          <w:rPr>
            <w:rFonts w:cs="Times New Roman"/>
            <w:szCs w:val="24"/>
          </w:rPr>
          <w:delText xml:space="preserve"> </w:delText>
        </w:r>
      </w:del>
      <w:del w:id="171" w:author="John Guittar" w:date="2016-04-12T22:00:00Z">
        <w:r w:rsidR="00AD2CDE" w:rsidDel="00BF6CA4">
          <w:rPr>
            <w:rFonts w:cs="Times New Roman"/>
            <w:szCs w:val="24"/>
          </w:rPr>
          <w:delText>to</w:delText>
        </w:r>
        <w:r w:rsidR="0024074E" w:rsidRPr="00881BB5" w:rsidDel="00BF6CA4">
          <w:rPr>
            <w:rFonts w:cs="Times New Roman"/>
            <w:szCs w:val="24"/>
          </w:rPr>
          <w:delText xml:space="preserve"> temperature</w:delText>
        </w:r>
      </w:del>
      <w:r w:rsidR="00187B20" w:rsidRPr="00881BB5">
        <w:rPr>
          <w:rFonts w:cs="Times New Roman"/>
          <w:szCs w:val="24"/>
        </w:rPr>
        <w:t>.</w:t>
      </w:r>
      <w:r w:rsidR="0024074E" w:rsidRPr="00881BB5">
        <w:rPr>
          <w:rFonts w:cs="Times New Roman"/>
          <w:szCs w:val="24"/>
        </w:rPr>
        <w:t xml:space="preserve"> M</w:t>
      </w:r>
      <w:r w:rsidR="00182981" w:rsidRPr="00881BB5">
        <w:rPr>
          <w:rFonts w:cs="Times New Roman"/>
          <w:szCs w:val="24"/>
        </w:rPr>
        <w:t xml:space="preserve">aximum height may </w:t>
      </w:r>
      <w:r w:rsidR="00AD2CDE">
        <w:rPr>
          <w:rFonts w:cs="Times New Roman"/>
          <w:szCs w:val="24"/>
        </w:rPr>
        <w:t xml:space="preserve">have been </w:t>
      </w:r>
      <w:r w:rsidR="00D64DC4">
        <w:rPr>
          <w:rFonts w:cs="Times New Roman"/>
          <w:szCs w:val="24"/>
        </w:rPr>
        <w:t>particularly</w:t>
      </w:r>
      <w:r w:rsidR="00556DB5" w:rsidRPr="00881BB5">
        <w:rPr>
          <w:rFonts w:cs="Times New Roman"/>
          <w:szCs w:val="24"/>
        </w:rPr>
        <w:t xml:space="preserve"> influential </w:t>
      </w:r>
      <w:r w:rsidR="00105CA9" w:rsidRPr="00881BB5">
        <w:rPr>
          <w:rFonts w:cs="Times New Roman"/>
          <w:szCs w:val="24"/>
        </w:rPr>
        <w:t>because co</w:t>
      </w:r>
      <w:r w:rsidR="009A1115" w:rsidRPr="00881BB5">
        <w:rPr>
          <w:rFonts w:cs="Times New Roman"/>
          <w:szCs w:val="24"/>
        </w:rPr>
        <w:t>mpetition for light can be size-</w:t>
      </w:r>
      <w:r w:rsidR="00105CA9" w:rsidRPr="00881BB5">
        <w:rPr>
          <w:rFonts w:cs="Times New Roman"/>
          <w:szCs w:val="24"/>
        </w:rPr>
        <w:t xml:space="preserve">asymmetric </w:t>
      </w:r>
      <w:r w:rsidR="00182981" w:rsidRPr="00881BB5">
        <w:rPr>
          <w:rFonts w:cs="Times New Roman"/>
          <w:szCs w:val="24"/>
        </w:rPr>
        <w:fldChar w:fldCharType="begin" w:fldLock="1"/>
      </w:r>
      <w:r w:rsidR="00182981" w:rsidRPr="00881BB5">
        <w:rPr>
          <w:rFonts w:cs="Times New Roman"/>
          <w:szCs w:val="24"/>
        </w:rPr>
        <w:instrText>ADDIN CSL_CITATION { "citationItems" : [ { "id" : "ITEM-1", "itemData" : { "DOI" : "10.1007/s004420050397", "ISBN" : "0029-8549", "ISSN" : "00298549", "PMID" : "1137", "abstract" : "When plants are competing, larger individuals often obtain a disproportionate share of the contested resources and suppress the growth of their smaller neighbors, a phenomenon called size-asymmetric competition. We review what is known about the mechanisms that give rise to and modify the degree of size asymmetry in competition among plants, and attempt to clarify some of the confusion in the literature on size asymmetry. We broadly distinguish between mechanisms determined primarily by characteristics of contested resource from those that are influenced by the growth and behavior of the plants themselves. To generate size asymmetric resource competition, a resource must be \"pre-emptable.\" Because of its directionality, light is the primary, but perhaps not the only, example of a pre-emptable resource. The available data. suggest that competition for mineral nutrients is often size symmetric (i.e., contested resources are divided in proportion to competitor sizes), but the potential role of patchily and/or episodically supplied nutrients in causing size asymmetry is largely unexplored. Virtually nothing is known about the size symmetry of competition for water. Plasticity in morphology and physiology acts to reduce the degree of size asymmetry in competition. We argue that an allometric perspective on growth, allocation, resource uptake, and resource utilization can help us understand and quantify the mechanisms through which plants compete.", "author" : [ { "dropping-particle" : "", "family" : "Schwinning", "given" : "Susanne", "non-dropping-particle" : "", "parse-names" : false, "suffix" : "" }, { "dropping-particle" : "", "family" : "Weiner", "given" : "Jacob", "non-dropping-particle" : "", "parse-names" : false, "suffix" : "" } ], "container-title" : "Oecologia", "id" : "ITEM-1", "issue" : "4", "issued" : { "date-parts" : [ [ "1998" ] ] }, "page" : "447-455", "title" : "Mechanisms determining the degree of size asymmetry in competition among plants", "type" : "article-journal", "volume" : "113" }, "uris" : [ "http://www.mendeley.com/documents/?uuid=e9fc447c-13c8-4557-a7cd-028f353ca491" ] } ], "mendeley" : { "formattedCitation" : "(Schwinning and Weiner 1998)", "plainTextFormattedCitation" : "(Schwinning and Weiner 1998)", "previouslyFormattedCitation" : "(Schwinning and Weiner 1998)" }, "properties" : { "noteIndex" : 0 }, "schema" : "https://github.com/citation-style-language/schema/raw/master/csl-citation.json" }</w:instrText>
      </w:r>
      <w:r w:rsidR="00182981" w:rsidRPr="00881BB5">
        <w:rPr>
          <w:rFonts w:cs="Times New Roman"/>
          <w:szCs w:val="24"/>
        </w:rPr>
        <w:fldChar w:fldCharType="separate"/>
      </w:r>
      <w:r w:rsidR="00182981" w:rsidRPr="00881BB5">
        <w:rPr>
          <w:rFonts w:cs="Times New Roman"/>
          <w:noProof/>
          <w:szCs w:val="24"/>
        </w:rPr>
        <w:t>(Schwinning and Weiner 1998)</w:t>
      </w:r>
      <w:r w:rsidR="00182981" w:rsidRPr="00881BB5">
        <w:rPr>
          <w:rFonts w:cs="Times New Roman"/>
          <w:szCs w:val="24"/>
        </w:rPr>
        <w:fldChar w:fldCharType="end"/>
      </w:r>
      <w:r w:rsidR="00182981" w:rsidRPr="00881BB5">
        <w:rPr>
          <w:rFonts w:cs="Times New Roman"/>
          <w:szCs w:val="24"/>
        </w:rPr>
        <w:t xml:space="preserve">. </w:t>
      </w:r>
      <w:r w:rsidR="00D64DC4">
        <w:rPr>
          <w:rFonts w:cs="Times New Roman"/>
          <w:szCs w:val="24"/>
        </w:rPr>
        <w:t xml:space="preserve">That is, </w:t>
      </w:r>
      <w:r w:rsidR="00AD2CDE">
        <w:rPr>
          <w:rFonts w:cs="Times New Roman"/>
          <w:szCs w:val="24"/>
        </w:rPr>
        <w:t xml:space="preserve">taller species </w:t>
      </w:r>
      <w:r w:rsidR="00D64DC4">
        <w:rPr>
          <w:rFonts w:cs="Times New Roman"/>
          <w:szCs w:val="24"/>
        </w:rPr>
        <w:t xml:space="preserve">may have </w:t>
      </w:r>
      <w:r w:rsidR="00AD2CDE">
        <w:rPr>
          <w:rFonts w:cs="Times New Roman"/>
          <w:szCs w:val="24"/>
        </w:rPr>
        <w:t>preempted access to light in transplanted turfs, shading</w:t>
      </w:r>
      <w:r w:rsidR="00D64DC4">
        <w:rPr>
          <w:rFonts w:cs="Times New Roman"/>
          <w:szCs w:val="24"/>
        </w:rPr>
        <w:t xml:space="preserve"> out</w:t>
      </w:r>
      <w:r w:rsidR="00AD2CDE">
        <w:rPr>
          <w:rFonts w:cs="Times New Roman"/>
          <w:szCs w:val="24"/>
        </w:rPr>
        <w:t xml:space="preserve"> competitors, </w:t>
      </w:r>
      <w:r w:rsidR="00D64DC4">
        <w:rPr>
          <w:rFonts w:cs="Times New Roman"/>
          <w:szCs w:val="24"/>
        </w:rPr>
        <w:t xml:space="preserve">and </w:t>
      </w:r>
      <w:r w:rsidR="00AD2CDE">
        <w:rPr>
          <w:rFonts w:cs="Times New Roman"/>
          <w:szCs w:val="24"/>
        </w:rPr>
        <w:t>earn</w:t>
      </w:r>
      <w:r w:rsidR="00D64DC4">
        <w:rPr>
          <w:rFonts w:cs="Times New Roman"/>
          <w:szCs w:val="24"/>
        </w:rPr>
        <w:t>ing</w:t>
      </w:r>
      <w:r w:rsidR="00AD2CDE">
        <w:rPr>
          <w:rFonts w:cs="Times New Roman"/>
          <w:szCs w:val="24"/>
        </w:rPr>
        <w:t xml:space="preserve"> disproportionate returns. </w:t>
      </w:r>
      <w:r w:rsidR="00105CA9" w:rsidRPr="00881BB5">
        <w:rPr>
          <w:rFonts w:cs="Times New Roman"/>
          <w:szCs w:val="24"/>
        </w:rPr>
        <w:t>T</w:t>
      </w:r>
      <w:r w:rsidR="00C35A64" w:rsidRPr="00881BB5">
        <w:rPr>
          <w:rFonts w:cs="Times New Roman"/>
          <w:szCs w:val="24"/>
        </w:rPr>
        <w:t xml:space="preserve">he </w:t>
      </w:r>
      <w:ins w:id="172" w:author="John Guittar" w:date="2016-04-12T22:03:00Z">
        <w:r w:rsidR="00BF6CA4">
          <w:rPr>
            <w:rFonts w:cs="Times New Roman"/>
            <w:szCs w:val="24"/>
          </w:rPr>
          <w:t xml:space="preserve">potential </w:t>
        </w:r>
      </w:ins>
      <w:r w:rsidR="00B51F75" w:rsidRPr="00881BB5">
        <w:rPr>
          <w:rFonts w:cs="Times New Roman"/>
          <w:szCs w:val="24"/>
        </w:rPr>
        <w:t xml:space="preserve">influence of bud number is harder to interpret </w:t>
      </w:r>
      <w:r w:rsidR="00C35A64" w:rsidRPr="00881BB5">
        <w:rPr>
          <w:rFonts w:cs="Times New Roman"/>
          <w:szCs w:val="24"/>
        </w:rPr>
        <w:t xml:space="preserve">but </w:t>
      </w:r>
      <w:r w:rsidR="00182981" w:rsidRPr="00881BB5">
        <w:rPr>
          <w:rFonts w:cs="Times New Roman"/>
          <w:szCs w:val="24"/>
        </w:rPr>
        <w:t xml:space="preserve">may involve </w:t>
      </w:r>
      <w:r w:rsidR="00D64DC4">
        <w:rPr>
          <w:rFonts w:cs="Times New Roman"/>
          <w:szCs w:val="24"/>
        </w:rPr>
        <w:t>the</w:t>
      </w:r>
      <w:r w:rsidR="003F6B0F" w:rsidRPr="00881BB5">
        <w:rPr>
          <w:rFonts w:cs="Times New Roman"/>
          <w:szCs w:val="24"/>
        </w:rPr>
        <w:t xml:space="preserve"> ability </w:t>
      </w:r>
      <w:r w:rsidR="00C35A64" w:rsidRPr="00881BB5">
        <w:rPr>
          <w:rFonts w:cs="Times New Roman"/>
          <w:szCs w:val="24"/>
        </w:rPr>
        <w:t xml:space="preserve">to recover from </w:t>
      </w:r>
      <w:r w:rsidR="00182981" w:rsidRPr="00881BB5">
        <w:rPr>
          <w:rFonts w:cs="Times New Roman"/>
          <w:szCs w:val="24"/>
        </w:rPr>
        <w:t>disturbance</w:t>
      </w:r>
      <w:r w:rsidR="00C35A64" w:rsidRPr="00881BB5">
        <w:rPr>
          <w:rFonts w:cs="Times New Roman"/>
          <w:szCs w:val="24"/>
        </w:rPr>
        <w:t>s</w:t>
      </w:r>
      <w:r w:rsidR="00182981" w:rsidRPr="00881BB5">
        <w:rPr>
          <w:rFonts w:cs="Times New Roman"/>
          <w:szCs w:val="24"/>
        </w:rPr>
        <w:t xml:space="preserve"> </w:t>
      </w:r>
      <w:r w:rsidR="003D6F5D" w:rsidRPr="00881BB5">
        <w:rPr>
          <w:rFonts w:cs="Times New Roman"/>
          <w:szCs w:val="24"/>
        </w:rPr>
        <w:fldChar w:fldCharType="begin" w:fldLock="1"/>
      </w:r>
      <w:r w:rsidR="003D6F5D"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3D6F5D" w:rsidRPr="00881BB5">
        <w:rPr>
          <w:rFonts w:cs="Times New Roman"/>
          <w:szCs w:val="24"/>
        </w:rPr>
        <w:fldChar w:fldCharType="separate"/>
      </w:r>
      <w:r w:rsidR="003D6F5D" w:rsidRPr="00881BB5">
        <w:rPr>
          <w:rFonts w:cs="Times New Roman"/>
          <w:noProof/>
          <w:szCs w:val="24"/>
        </w:rPr>
        <w:t>(Klimešová and Klimes 2007)</w:t>
      </w:r>
      <w:r w:rsidR="003D6F5D" w:rsidRPr="00881BB5">
        <w:rPr>
          <w:rFonts w:cs="Times New Roman"/>
          <w:szCs w:val="24"/>
        </w:rPr>
        <w:fldChar w:fldCharType="end"/>
      </w:r>
      <w:r w:rsidR="003D6F5D" w:rsidRPr="00881BB5">
        <w:rPr>
          <w:rFonts w:cs="Times New Roman"/>
          <w:szCs w:val="24"/>
        </w:rPr>
        <w:t xml:space="preserve">, although this </w:t>
      </w:r>
      <w:r w:rsidR="00D64DC4">
        <w:rPr>
          <w:rFonts w:cs="Times New Roman"/>
          <w:szCs w:val="24"/>
        </w:rPr>
        <w:t>is</w:t>
      </w:r>
      <w:r w:rsidR="003D6F5D" w:rsidRPr="00881BB5">
        <w:rPr>
          <w:rFonts w:cs="Times New Roman"/>
          <w:szCs w:val="24"/>
        </w:rPr>
        <w:t xml:space="preserve"> unlikely given that we detected no </w:t>
      </w:r>
      <w:r w:rsidR="00E82FB1" w:rsidRPr="00881BB5">
        <w:rPr>
          <w:rFonts w:cs="Times New Roman"/>
          <w:szCs w:val="24"/>
        </w:rPr>
        <w:t xml:space="preserve">influence of disturbance </w:t>
      </w:r>
      <w:r w:rsidR="003D6F5D" w:rsidRPr="00881BB5">
        <w:rPr>
          <w:rFonts w:cs="Times New Roman"/>
          <w:szCs w:val="24"/>
        </w:rPr>
        <w:t>in replanted controls</w:t>
      </w:r>
      <w:r w:rsidR="00182981" w:rsidRPr="00881BB5">
        <w:rPr>
          <w:rFonts w:cs="Times New Roman"/>
          <w:szCs w:val="24"/>
        </w:rPr>
        <w:t>.</w:t>
      </w:r>
      <w:r w:rsidR="0067661A" w:rsidRPr="00881BB5">
        <w:rPr>
          <w:rFonts w:cs="Times New Roman"/>
          <w:szCs w:val="24"/>
        </w:rPr>
        <w:t xml:space="preserve"> </w:t>
      </w:r>
      <w:ins w:id="173" w:author="John Guittar" w:date="2016-04-12T22:02:00Z">
        <w:r w:rsidR="0056203C">
          <w:rPr>
            <w:rFonts w:cs="Times New Roman"/>
            <w:szCs w:val="24"/>
          </w:rPr>
          <w:t xml:space="preserve">Connection persistence is hypothesized to </w:t>
        </w:r>
      </w:ins>
      <w:ins w:id="174" w:author="John Guittar" w:date="2016-04-12T22:14:00Z">
        <w:r w:rsidR="0056203C">
          <w:rPr>
            <w:rFonts w:cs="Times New Roman"/>
            <w:szCs w:val="24"/>
          </w:rPr>
          <w:t xml:space="preserve">provide critical maternal support for new ramets </w:t>
        </w:r>
      </w:ins>
      <w:ins w:id="175" w:author="John Guittar" w:date="2016-04-12T22:15:00Z">
        <w:r w:rsidR="0056203C">
          <w:rPr>
            <w:rFonts w:cs="Times New Roman"/>
            <w:szCs w:val="24"/>
          </w:rPr>
          <w:t xml:space="preserve">in environmentally stressful habitats with patchy resources </w:t>
        </w:r>
      </w:ins>
      <w:ins w:id="176" w:author="John Guittar" w:date="2016-04-12T22:16:00Z">
        <w:r w:rsidR="0056203C">
          <w:rPr>
            <w:rFonts w:cs="Times New Roman"/>
            <w:szCs w:val="24"/>
          </w:rPr>
          <w:fldChar w:fldCharType="begin" w:fldLock="1"/>
        </w:r>
      </w:ins>
      <w:r w:rsidR="00217A6A">
        <w:rPr>
          <w:rFonts w:cs="Times New Roman"/>
          <w:szCs w:val="24"/>
        </w:rPr>
        <w:instrText>ADDIN CSL_CITATION { "citationItems" : [ { "id" : "ITEM-1", "itemData" : { "DOI" : "10.1111/jvs.12228", "ISSN" : "11009233", "author" : [ { "dropping-particle" : "", "family" : "Klime\u0161ov\u00e1", "given" : "Jitka", "non-dropping-particle" : "", "parse-names" : false, "suffix" : "" }, { "dropping-particle" : "", "family" : "Herben", "given" : "Tom\u00e1\u0161", "non-dropping-particle" : "", "parse-names" : false, "suffix" : "" } ], "container-title" : "Journal of Vegetation Science", "id" : "ITEM-1", "issue" : "2", "issued" : { "date-parts" : [ [ "2015" ] ] }, "page" : "243-253", "title" : "Clonal and bud bank traits: patterns across temperate plant communities", "type" : "article-journal", "volume" : "26" }, "uris" : [ "http://www.mendeley.com/documents/?uuid=2f1053fa-1642-4e29-be5f-3970ce1a253a" ] } ], "mendeley" : { "formattedCitation" : "(Klime\u0161ov\u00e1 and Herben 2015)", "plainTextFormattedCitation" : "(Klime\u0161ov\u00e1 and Herben 2015)", "previouslyFormattedCitation" : "(Klime\u0161ov\u00e1 and Herben 2015)" }, "properties" : { "noteIndex" : 0 }, "schema" : "https://github.com/citation-style-language/schema/raw/master/csl-citation.json" }</w:instrText>
      </w:r>
      <w:r w:rsidR="0056203C">
        <w:rPr>
          <w:rFonts w:cs="Times New Roman"/>
          <w:szCs w:val="24"/>
        </w:rPr>
        <w:fldChar w:fldCharType="separate"/>
      </w:r>
      <w:r w:rsidR="0056203C" w:rsidRPr="0056203C">
        <w:rPr>
          <w:rFonts w:cs="Times New Roman"/>
          <w:noProof/>
          <w:szCs w:val="24"/>
        </w:rPr>
        <w:t>(Klimešová and Herben 2015)</w:t>
      </w:r>
      <w:ins w:id="177" w:author="John Guittar" w:date="2016-04-12T22:16:00Z">
        <w:r w:rsidR="0056203C">
          <w:rPr>
            <w:rFonts w:cs="Times New Roman"/>
            <w:szCs w:val="24"/>
          </w:rPr>
          <w:fldChar w:fldCharType="end"/>
        </w:r>
      </w:ins>
      <w:ins w:id="178" w:author="John Guittar" w:date="2016-04-12T22:05:00Z">
        <w:r w:rsidR="00BF6CA4">
          <w:rPr>
            <w:rFonts w:cs="Times New Roman"/>
            <w:szCs w:val="24"/>
          </w:rPr>
          <w:t xml:space="preserve">. Species with </w:t>
        </w:r>
      </w:ins>
      <w:ins w:id="179" w:author="John Guittar" w:date="2016-04-12T22:08:00Z">
        <w:r w:rsidR="0056203C">
          <w:rPr>
            <w:rFonts w:cs="Times New Roman"/>
            <w:szCs w:val="24"/>
          </w:rPr>
          <w:t xml:space="preserve">lower </w:t>
        </w:r>
      </w:ins>
      <w:ins w:id="180" w:author="John Guittar" w:date="2016-04-12T22:05:00Z">
        <w:r w:rsidR="00BF6CA4">
          <w:rPr>
            <w:rFonts w:cs="Times New Roman"/>
            <w:szCs w:val="24"/>
          </w:rPr>
          <w:t xml:space="preserve">connection persistence </w:t>
        </w:r>
      </w:ins>
      <w:ins w:id="181" w:author="John Guittar" w:date="2016-04-12T22:07:00Z">
        <w:r w:rsidR="0056203C">
          <w:rPr>
            <w:rFonts w:cs="Times New Roman"/>
            <w:szCs w:val="24"/>
          </w:rPr>
          <w:t xml:space="preserve">were disproportionately </w:t>
        </w:r>
      </w:ins>
      <w:ins w:id="182" w:author="John Guittar" w:date="2016-04-12T22:08:00Z">
        <w:r w:rsidR="0056203C">
          <w:rPr>
            <w:rFonts w:cs="Times New Roman"/>
            <w:szCs w:val="24"/>
          </w:rPr>
          <w:t xml:space="preserve">successful </w:t>
        </w:r>
      </w:ins>
      <w:ins w:id="183" w:author="John Guittar" w:date="2016-04-12T22:07:00Z">
        <w:r w:rsidR="0056203C">
          <w:rPr>
            <w:rFonts w:cs="Times New Roman"/>
            <w:szCs w:val="24"/>
          </w:rPr>
          <w:t xml:space="preserve">following experimental warming, suggesting that </w:t>
        </w:r>
      </w:ins>
      <w:ins w:id="184" w:author="John Guittar" w:date="2016-04-12T22:16:00Z">
        <w:r w:rsidR="0056203C">
          <w:rPr>
            <w:rFonts w:cs="Times New Roman"/>
            <w:szCs w:val="24"/>
          </w:rPr>
          <w:t xml:space="preserve">maternal subsidies and/or resource integration </w:t>
        </w:r>
      </w:ins>
      <w:ins w:id="185" w:author="John Guittar" w:date="2016-04-12T22:17:00Z">
        <w:r w:rsidR="000561EC">
          <w:rPr>
            <w:rFonts w:cs="Times New Roman"/>
            <w:szCs w:val="24"/>
          </w:rPr>
          <w:t xml:space="preserve">may be less important in warmer habitats, </w:t>
        </w:r>
      </w:ins>
      <w:ins w:id="186" w:author="John Guittar" w:date="2016-04-12T22:08:00Z">
        <w:r w:rsidR="0056203C">
          <w:rPr>
            <w:rFonts w:cs="Times New Roman"/>
            <w:szCs w:val="24"/>
          </w:rPr>
          <w:t xml:space="preserve">and </w:t>
        </w:r>
      </w:ins>
      <w:ins w:id="187" w:author="John Guittar" w:date="2016-04-12T22:17:00Z">
        <w:r w:rsidR="0056203C">
          <w:rPr>
            <w:rFonts w:cs="Times New Roman"/>
            <w:szCs w:val="24"/>
          </w:rPr>
          <w:t xml:space="preserve">that </w:t>
        </w:r>
      </w:ins>
      <w:ins w:id="188" w:author="John Guittar" w:date="2016-04-12T22:12:00Z">
        <w:r w:rsidR="0056203C">
          <w:rPr>
            <w:rFonts w:cs="Times New Roman"/>
            <w:szCs w:val="24"/>
          </w:rPr>
          <w:t xml:space="preserve">the maintenance of </w:t>
        </w:r>
      </w:ins>
      <w:ins w:id="189" w:author="John Guittar" w:date="2016-04-12T22:20:00Z">
        <w:r w:rsidR="000561EC">
          <w:rPr>
            <w:rFonts w:cs="Times New Roman"/>
            <w:szCs w:val="24"/>
          </w:rPr>
          <w:t>ramet</w:t>
        </w:r>
      </w:ins>
      <w:ins w:id="190" w:author="John Guittar" w:date="2016-04-12T22:17:00Z">
        <w:r w:rsidR="0056203C">
          <w:rPr>
            <w:rFonts w:cs="Times New Roman"/>
            <w:szCs w:val="24"/>
          </w:rPr>
          <w:t xml:space="preserve"> connections come</w:t>
        </w:r>
      </w:ins>
      <w:ins w:id="191" w:author="John Guittar" w:date="2016-04-12T22:20:00Z">
        <w:r w:rsidR="000561EC">
          <w:rPr>
            <w:rFonts w:cs="Times New Roman"/>
            <w:szCs w:val="24"/>
          </w:rPr>
          <w:t>s</w:t>
        </w:r>
      </w:ins>
      <w:ins w:id="192" w:author="John Guittar" w:date="2016-04-12T22:17:00Z">
        <w:r w:rsidR="0056203C">
          <w:rPr>
            <w:rFonts w:cs="Times New Roman"/>
            <w:szCs w:val="24"/>
          </w:rPr>
          <w:t xml:space="preserve"> at a cost. </w:t>
        </w:r>
      </w:ins>
      <w:r w:rsidR="0067661A" w:rsidRPr="00881BB5">
        <w:rPr>
          <w:rFonts w:cs="Times New Roman"/>
          <w:szCs w:val="24"/>
        </w:rPr>
        <w:t>More research is needed to characterize how maximum height and</w:t>
      </w:r>
      <w:r w:rsidR="003D6F5D" w:rsidRPr="00881BB5">
        <w:rPr>
          <w:rFonts w:cs="Times New Roman"/>
          <w:szCs w:val="24"/>
        </w:rPr>
        <w:t>, especially,</w:t>
      </w:r>
      <w:r w:rsidR="0067661A" w:rsidRPr="00881BB5">
        <w:rPr>
          <w:rFonts w:cs="Times New Roman"/>
          <w:szCs w:val="24"/>
        </w:rPr>
        <w:t xml:space="preserve"> </w:t>
      </w:r>
      <w:ins w:id="193" w:author="John Guittar" w:date="2016-04-12T22:10:00Z">
        <w:r w:rsidR="0056203C">
          <w:rPr>
            <w:rFonts w:cs="Times New Roman"/>
            <w:szCs w:val="24"/>
          </w:rPr>
          <w:t xml:space="preserve">clonal traits like </w:t>
        </w:r>
      </w:ins>
      <w:r w:rsidR="0067661A" w:rsidRPr="00881BB5">
        <w:rPr>
          <w:rFonts w:cs="Times New Roman"/>
          <w:szCs w:val="24"/>
        </w:rPr>
        <w:t xml:space="preserve">bud number </w:t>
      </w:r>
      <w:ins w:id="194" w:author="John Guittar" w:date="2016-04-12T22:10:00Z">
        <w:r w:rsidR="0056203C">
          <w:rPr>
            <w:rFonts w:cs="Times New Roman"/>
            <w:szCs w:val="24"/>
          </w:rPr>
          <w:t xml:space="preserve">and connection persistence </w:t>
        </w:r>
      </w:ins>
      <w:del w:id="195" w:author="John Guittar" w:date="2016-04-12T22:20:00Z">
        <w:r w:rsidR="0067661A" w:rsidRPr="00881BB5" w:rsidDel="000561EC">
          <w:rPr>
            <w:rFonts w:cs="Times New Roman"/>
            <w:szCs w:val="24"/>
          </w:rPr>
          <w:delText xml:space="preserve">drive </w:delText>
        </w:r>
      </w:del>
      <w:ins w:id="196" w:author="John Guittar" w:date="2016-04-12T22:20:00Z">
        <w:r w:rsidR="000561EC">
          <w:rPr>
            <w:rFonts w:cs="Times New Roman"/>
            <w:szCs w:val="24"/>
          </w:rPr>
          <w:t>influence</w:t>
        </w:r>
        <w:r w:rsidR="000561EC" w:rsidRPr="00881BB5">
          <w:rPr>
            <w:rFonts w:cs="Times New Roman"/>
            <w:szCs w:val="24"/>
          </w:rPr>
          <w:t xml:space="preserve"> </w:t>
        </w:r>
      </w:ins>
      <w:r w:rsidR="0067661A" w:rsidRPr="00881BB5">
        <w:rPr>
          <w:rFonts w:cs="Times New Roman"/>
          <w:szCs w:val="24"/>
        </w:rPr>
        <w:t>specific mechanisms of community assembly.</w:t>
      </w:r>
    </w:p>
    <w:p w14:paraId="1C210AAE" w14:textId="70EF4471" w:rsidR="006E1E9E" w:rsidRPr="00881BB5" w:rsidRDefault="006D6809" w:rsidP="00F308F7">
      <w:pPr>
        <w:spacing w:line="480" w:lineRule="auto"/>
        <w:ind w:firstLine="720"/>
        <w:rPr>
          <w:rFonts w:cs="Times New Roman"/>
          <w:szCs w:val="24"/>
        </w:rPr>
      </w:pPr>
      <w:r w:rsidRPr="00881BB5">
        <w:rPr>
          <w:rFonts w:cs="Times New Roman"/>
          <w:szCs w:val="24"/>
        </w:rPr>
        <w:t xml:space="preserve">Modeling null model expectations </w:t>
      </w:r>
      <w:r w:rsidR="00BB5BF6" w:rsidRPr="00881BB5">
        <w:rPr>
          <w:rFonts w:cs="Times New Roman"/>
          <w:szCs w:val="24"/>
        </w:rPr>
        <w:t xml:space="preserve">was challenging given the </w:t>
      </w:r>
      <w:r w:rsidR="004A598B" w:rsidRPr="00881BB5">
        <w:rPr>
          <w:rFonts w:cs="Times New Roman"/>
          <w:szCs w:val="24"/>
        </w:rPr>
        <w:t>lack</w:t>
      </w:r>
      <w:r w:rsidR="00BB5BF6" w:rsidRPr="00881BB5">
        <w:rPr>
          <w:rFonts w:cs="Times New Roman"/>
          <w:szCs w:val="24"/>
        </w:rPr>
        <w:t xml:space="preserve"> of standard </w:t>
      </w:r>
      <w:r w:rsidR="00D04CE0" w:rsidRPr="00881BB5">
        <w:rPr>
          <w:rFonts w:cs="Times New Roman"/>
          <w:szCs w:val="24"/>
        </w:rPr>
        <w:t>practices of</w:t>
      </w:r>
      <w:r w:rsidR="00BB5BF6" w:rsidRPr="00881BB5">
        <w:rPr>
          <w:rFonts w:cs="Times New Roman"/>
          <w:szCs w:val="24"/>
        </w:rPr>
        <w:t xml:space="preserve"> how to model </w:t>
      </w:r>
      <w:r w:rsidR="00EC57B6" w:rsidRPr="00881BB5">
        <w:rPr>
          <w:rFonts w:cs="Times New Roman"/>
          <w:szCs w:val="24"/>
        </w:rPr>
        <w:t>demographic stochasticity</w:t>
      </w:r>
      <w:r w:rsidR="00BB5BF6" w:rsidRPr="00881BB5">
        <w:rPr>
          <w:rFonts w:cs="Times New Roman"/>
          <w:szCs w:val="24"/>
        </w:rPr>
        <w:t xml:space="preserve"> in predominantly clonal system</w:t>
      </w:r>
      <w:r w:rsidR="00D04CE0" w:rsidRPr="00881BB5">
        <w:rPr>
          <w:rFonts w:cs="Times New Roman"/>
          <w:szCs w:val="24"/>
        </w:rPr>
        <w:t>s</w:t>
      </w:r>
      <w:r w:rsidRPr="00881BB5">
        <w:rPr>
          <w:rFonts w:cs="Times New Roman"/>
          <w:szCs w:val="24"/>
        </w:rPr>
        <w:t xml:space="preserve"> </w:t>
      </w:r>
      <w:r w:rsidRPr="00881BB5">
        <w:rPr>
          <w:rFonts w:cs="Times New Roman"/>
          <w:szCs w:val="24"/>
        </w:rPr>
        <w:fldChar w:fldCharType="begin" w:fldLock="1"/>
      </w:r>
      <w:r w:rsidR="00A15118" w:rsidRPr="00881BB5">
        <w:rPr>
          <w:rFonts w:cs="Times New Roman"/>
          <w:szCs w:val="24"/>
        </w:rPr>
        <w:instrText>ADDIN CSL_CITATION { "citationItems" : [ { "id" : "ITEM-1", "itemData" : { "DOI" : "10.1007/BF02348412", "ISBN" : "0912-3814", "ISSN" : "0912-3814", "abstract" : "Dynamics of ramer and genet populations were analyzed by use of stochastic matrix models. Based on field data, population development and extinction rates during 50 simulated years were estimated for ramet populations of three species Potentilla anserina, Rubus saxatilis and Linnaea borealis . Only small initial populations (below 125\u2013250 ramets), experienced a detectable risk of extinction within this time interval. For P. anserina and R. saxatilis , population increase occurred in some simulations despite negative average growth rates. A model for stochastic genet dynamics was constructed by combining field data and hypothesized parameter values. Growth rate and population structure were insensitive to variation in disturbance intensity and frequency, whereas variation in recruitment affected population structure but only to a minor extent growth rate. Decreasing recruitment causes extinction of genet populations, but the time-scale for the decline is in the magnitude of centuries for initial genet populations of about 1000 individuals. Dynamics of genets in clonal plants thus incorporate processes occurring on widely different scales. Some implications of the results for models of population dynamics in long-lived clonal plants are discussed.", "author" : [ { "dropping-particle" : "", "family" : "Eriksson", "given" : "Ove", "non-dropping-particle" : "", "parse-names" : false, "suffix" : "" } ], "container-title" : "Ecological Research", "id" : "ITEM-1", "issue" : "3", "issued" : { "date-parts" : [ [ "1994" ] ] }, "page" : "257-268", "title" : "Stochastic population dynamics of clonal plants: numerical experiments with ramet and genet models", "type" : "article-journal", "volume" : "9" }, "uris" : [ "http://www.mendeley.com/documents/?uuid=5d375f27-ac02-4f12-b5c8-efe75ea90f72" ] } ], "mendeley" : { "formattedCitation" : "(Eriksson 1994)", "plainTextFormattedCitation" : "(Eriksson 1994)", "previouslyFormattedCitation" : "(Eriksson 1994)" }, "properties" : { "noteIndex" : 0 }, "schema" : "https://github.com/citation-style-language/schema/raw/master/csl-citation.json" }</w:instrText>
      </w:r>
      <w:r w:rsidRPr="00881BB5">
        <w:rPr>
          <w:rFonts w:cs="Times New Roman"/>
          <w:szCs w:val="24"/>
        </w:rPr>
        <w:fldChar w:fldCharType="separate"/>
      </w:r>
      <w:r w:rsidR="00A15118" w:rsidRPr="00881BB5">
        <w:rPr>
          <w:rFonts w:cs="Times New Roman"/>
          <w:noProof/>
          <w:szCs w:val="24"/>
        </w:rPr>
        <w:t>(Eriksson 1994)</w:t>
      </w:r>
      <w:r w:rsidRPr="00881BB5">
        <w:rPr>
          <w:rFonts w:cs="Times New Roman"/>
          <w:szCs w:val="24"/>
        </w:rPr>
        <w:fldChar w:fldCharType="end"/>
      </w:r>
      <w:r w:rsidR="00BB5BF6" w:rsidRPr="00881BB5">
        <w:rPr>
          <w:rFonts w:cs="Times New Roman"/>
          <w:szCs w:val="24"/>
        </w:rPr>
        <w:t>.</w:t>
      </w:r>
      <w:r w:rsidR="00E7130F" w:rsidRPr="00881BB5">
        <w:rPr>
          <w:rFonts w:cs="Times New Roman"/>
          <w:szCs w:val="24"/>
        </w:rPr>
        <w:t xml:space="preserve"> </w:t>
      </w:r>
      <w:r w:rsidR="00571602" w:rsidRPr="00881BB5">
        <w:rPr>
          <w:rFonts w:cs="Times New Roman"/>
          <w:szCs w:val="24"/>
        </w:rPr>
        <w:t xml:space="preserve">Traditionally, demographic </w:t>
      </w:r>
      <w:r w:rsidR="00D04CE0" w:rsidRPr="00881BB5">
        <w:rPr>
          <w:rFonts w:cs="Times New Roman"/>
          <w:szCs w:val="24"/>
        </w:rPr>
        <w:t xml:space="preserve">approaches use </w:t>
      </w:r>
      <w:r w:rsidR="00761F44" w:rsidRPr="00881BB5">
        <w:rPr>
          <w:rFonts w:cs="Times New Roman"/>
          <w:szCs w:val="24"/>
        </w:rPr>
        <w:t>population numbers and vit</w:t>
      </w:r>
      <w:r w:rsidR="0067661A" w:rsidRPr="00881BB5">
        <w:rPr>
          <w:rFonts w:cs="Times New Roman"/>
          <w:szCs w:val="24"/>
        </w:rPr>
        <w:t>al rates, but the concepts of</w:t>
      </w:r>
      <w:r w:rsidR="00761F44" w:rsidRPr="00881BB5">
        <w:rPr>
          <w:rFonts w:cs="Times New Roman"/>
          <w:szCs w:val="24"/>
        </w:rPr>
        <w:t xml:space="preserve"> individual</w:t>
      </w:r>
      <w:r w:rsidR="0067661A" w:rsidRPr="00881BB5">
        <w:rPr>
          <w:rFonts w:cs="Times New Roman"/>
          <w:szCs w:val="24"/>
        </w:rPr>
        <w:t>s, populations, births, and deaths</w:t>
      </w:r>
      <w:r w:rsidR="00761F44" w:rsidRPr="00881BB5">
        <w:rPr>
          <w:rFonts w:cs="Times New Roman"/>
          <w:szCs w:val="24"/>
        </w:rPr>
        <w:t xml:space="preserve"> break down in clonal, modular organisms like plants. For instance, </w:t>
      </w:r>
      <w:r w:rsidR="00D64DC4">
        <w:rPr>
          <w:rFonts w:cs="Times New Roman"/>
          <w:szCs w:val="24"/>
        </w:rPr>
        <w:t xml:space="preserve">the </w:t>
      </w:r>
      <w:r w:rsidR="006E00DC" w:rsidRPr="00881BB5">
        <w:rPr>
          <w:rFonts w:cs="Times New Roman"/>
          <w:szCs w:val="24"/>
        </w:rPr>
        <w:t>number of ramets is not</w:t>
      </w:r>
      <w:ins w:id="197" w:author="John Guittar" w:date="2016-03-28T22:35:00Z">
        <w:r w:rsidR="00A4575D">
          <w:rPr>
            <w:rFonts w:cs="Times New Roman"/>
            <w:szCs w:val="24"/>
          </w:rPr>
          <w:t xml:space="preserve"> always</w:t>
        </w:r>
      </w:ins>
      <w:r w:rsidR="006E00DC" w:rsidRPr="00881BB5">
        <w:rPr>
          <w:rFonts w:cs="Times New Roman"/>
          <w:szCs w:val="24"/>
        </w:rPr>
        <w:t xml:space="preserve"> </w:t>
      </w:r>
      <w:ins w:id="198" w:author="John Guittar" w:date="2016-03-28T19:48:00Z">
        <w:r w:rsidR="00A853AE">
          <w:rPr>
            <w:rFonts w:cs="Times New Roman"/>
            <w:szCs w:val="24"/>
          </w:rPr>
          <w:t>feasible to</w:t>
        </w:r>
      </w:ins>
      <w:ins w:id="199" w:author="John Guittar" w:date="2016-03-28T19:47:00Z">
        <w:r w:rsidR="00A853AE">
          <w:rPr>
            <w:rFonts w:cs="Times New Roman"/>
            <w:szCs w:val="24"/>
          </w:rPr>
          <w:t xml:space="preserve"> measur</w:t>
        </w:r>
      </w:ins>
      <w:ins w:id="200" w:author="John Guittar" w:date="2016-03-28T19:48:00Z">
        <w:r w:rsidR="00A853AE">
          <w:rPr>
            <w:rFonts w:cs="Times New Roman"/>
            <w:szCs w:val="24"/>
          </w:rPr>
          <w:t>e</w:t>
        </w:r>
      </w:ins>
      <w:ins w:id="201" w:author="John Guittar" w:date="2016-03-28T19:47:00Z">
        <w:r w:rsidR="00A853AE">
          <w:rPr>
            <w:rFonts w:cs="Times New Roman"/>
            <w:szCs w:val="24"/>
          </w:rPr>
          <w:t xml:space="preserve"> and </w:t>
        </w:r>
      </w:ins>
      <w:ins w:id="202" w:author="John Guittar" w:date="2016-03-28T22:36:00Z">
        <w:r w:rsidR="00A4575D">
          <w:rPr>
            <w:rFonts w:cs="Times New Roman"/>
            <w:szCs w:val="24"/>
          </w:rPr>
          <w:t xml:space="preserve">may not be </w:t>
        </w:r>
      </w:ins>
      <w:ins w:id="203" w:author="John Guittar" w:date="2016-03-28T19:47:00Z">
        <w:r w:rsidR="00A853AE">
          <w:rPr>
            <w:rFonts w:cs="Times New Roman"/>
            <w:szCs w:val="24"/>
          </w:rPr>
          <w:lastRenderedPageBreak/>
          <w:t xml:space="preserve">demographically </w:t>
        </w:r>
      </w:ins>
      <w:r w:rsidR="006E00DC" w:rsidRPr="00881BB5">
        <w:rPr>
          <w:rFonts w:cs="Times New Roman"/>
          <w:szCs w:val="24"/>
        </w:rPr>
        <w:t xml:space="preserve">meaningful for </w:t>
      </w:r>
      <w:r w:rsidR="00761F44" w:rsidRPr="00881BB5">
        <w:rPr>
          <w:rFonts w:cs="Times New Roman"/>
          <w:szCs w:val="24"/>
        </w:rPr>
        <w:t xml:space="preserve">graminoids that form hummocks with clumps of stems (e.g. </w:t>
      </w:r>
      <w:r w:rsidR="00761F44" w:rsidRPr="00881BB5">
        <w:rPr>
          <w:rFonts w:cs="Times New Roman"/>
          <w:i/>
          <w:szCs w:val="24"/>
        </w:rPr>
        <w:t xml:space="preserve">Festuca </w:t>
      </w:r>
      <w:r w:rsidR="00571602" w:rsidRPr="00881BB5">
        <w:rPr>
          <w:rFonts w:cs="Times New Roman"/>
          <w:i/>
          <w:szCs w:val="24"/>
        </w:rPr>
        <w:t>ovina</w:t>
      </w:r>
      <w:r w:rsidR="00761F44" w:rsidRPr="00881BB5">
        <w:rPr>
          <w:rFonts w:cs="Times New Roman"/>
          <w:szCs w:val="24"/>
        </w:rPr>
        <w:t xml:space="preserve">), nor is it possible to distinguish individuals in forbs with sprawling aboveground stems with adventitious roots (e.g. </w:t>
      </w:r>
      <w:r w:rsidR="00761F44" w:rsidRPr="00881BB5">
        <w:rPr>
          <w:rFonts w:cs="Times New Roman"/>
          <w:i/>
          <w:szCs w:val="24"/>
        </w:rPr>
        <w:t>Veronica</w:t>
      </w:r>
      <w:r w:rsidR="00571602" w:rsidRPr="00881BB5">
        <w:rPr>
          <w:rFonts w:cs="Times New Roman"/>
          <w:szCs w:val="24"/>
        </w:rPr>
        <w:t xml:space="preserve"> </w:t>
      </w:r>
      <w:r w:rsidR="00571602" w:rsidRPr="00881BB5">
        <w:rPr>
          <w:rFonts w:cs="Times New Roman"/>
          <w:i/>
          <w:szCs w:val="24"/>
        </w:rPr>
        <w:t>biflora</w:t>
      </w:r>
      <w:r w:rsidR="00761F44" w:rsidRPr="00881BB5">
        <w:rPr>
          <w:rFonts w:cs="Times New Roman"/>
          <w:szCs w:val="24"/>
        </w:rPr>
        <w:t xml:space="preserve">), or species that divide via root splitting which results in fragmentation just below the litter layer (e.g. </w:t>
      </w:r>
      <w:r w:rsidR="00761F44" w:rsidRPr="00881BB5">
        <w:rPr>
          <w:rFonts w:cs="Times New Roman"/>
          <w:i/>
          <w:szCs w:val="24"/>
        </w:rPr>
        <w:t>Cerastium</w:t>
      </w:r>
      <w:r w:rsidR="00571602" w:rsidRPr="00881BB5">
        <w:rPr>
          <w:rFonts w:cs="Times New Roman"/>
          <w:i/>
          <w:szCs w:val="24"/>
        </w:rPr>
        <w:t xml:space="preserve"> alpinum</w:t>
      </w:r>
      <w:r w:rsidR="00761F44" w:rsidRPr="00881BB5">
        <w:rPr>
          <w:rFonts w:cs="Times New Roman"/>
          <w:szCs w:val="24"/>
        </w:rPr>
        <w:t xml:space="preserve">). </w:t>
      </w:r>
      <w:r w:rsidR="004A598B" w:rsidRPr="00881BB5">
        <w:rPr>
          <w:rFonts w:cs="Times New Roman"/>
          <w:szCs w:val="24"/>
        </w:rPr>
        <w:t>O</w:t>
      </w:r>
      <w:r w:rsidR="007122D1" w:rsidRPr="00881BB5">
        <w:rPr>
          <w:rFonts w:cs="Times New Roman"/>
          <w:szCs w:val="24"/>
        </w:rPr>
        <w:t>ur</w:t>
      </w:r>
      <w:r w:rsidR="0067661A" w:rsidRPr="00881BB5">
        <w:rPr>
          <w:rFonts w:cs="Times New Roman"/>
          <w:szCs w:val="24"/>
        </w:rPr>
        <w:t xml:space="preserve"> decision to simulate demographic changes using </w:t>
      </w:r>
      <w:del w:id="204" w:author="John Guittar" w:date="2016-04-05T01:50:00Z">
        <w:r w:rsidR="0067661A" w:rsidRPr="00881BB5" w:rsidDel="008C652A">
          <w:rPr>
            <w:rFonts w:cs="Times New Roman"/>
            <w:szCs w:val="24"/>
          </w:rPr>
          <w:delText xml:space="preserve">units of </w:delText>
        </w:r>
      </w:del>
      <w:r w:rsidR="00EC57B6" w:rsidRPr="00881BB5">
        <w:rPr>
          <w:rFonts w:cs="Times New Roman"/>
          <w:szCs w:val="24"/>
        </w:rPr>
        <w:t xml:space="preserve">percent </w:t>
      </w:r>
      <w:r w:rsidR="0067661A" w:rsidRPr="00881BB5">
        <w:rPr>
          <w:rFonts w:cs="Times New Roman"/>
          <w:szCs w:val="24"/>
        </w:rPr>
        <w:t xml:space="preserve">cover </w:t>
      </w:r>
      <w:ins w:id="205" w:author="John Guittar" w:date="2016-04-05T01:50:00Z">
        <w:r w:rsidR="008C652A">
          <w:rPr>
            <w:rFonts w:cs="Times New Roman"/>
            <w:szCs w:val="24"/>
          </w:rPr>
          <w:t xml:space="preserve">units </w:t>
        </w:r>
      </w:ins>
      <w:r w:rsidR="00D64DC4">
        <w:rPr>
          <w:rFonts w:cs="Times New Roman"/>
          <w:szCs w:val="24"/>
        </w:rPr>
        <w:t xml:space="preserve">therefore </w:t>
      </w:r>
      <w:r w:rsidR="00D04CE0" w:rsidRPr="00881BB5">
        <w:rPr>
          <w:rFonts w:cs="Times New Roman"/>
          <w:szCs w:val="24"/>
        </w:rPr>
        <w:t>has</w:t>
      </w:r>
      <w:r w:rsidR="00EC57B6" w:rsidRPr="00881BB5">
        <w:rPr>
          <w:rFonts w:cs="Times New Roman"/>
          <w:szCs w:val="24"/>
        </w:rPr>
        <w:t xml:space="preserve"> both practical and conceptual appeal. </w:t>
      </w:r>
      <w:r w:rsidR="006E49AE" w:rsidRPr="00881BB5">
        <w:rPr>
          <w:rFonts w:cs="Times New Roman"/>
          <w:szCs w:val="24"/>
        </w:rPr>
        <w:t>T</w:t>
      </w:r>
      <w:r w:rsidR="007122D1" w:rsidRPr="00881BB5">
        <w:rPr>
          <w:rFonts w:cs="Times New Roman"/>
          <w:szCs w:val="24"/>
        </w:rPr>
        <w:t>he drawback</w:t>
      </w:r>
      <w:r w:rsidR="006E00DC" w:rsidRPr="00881BB5">
        <w:rPr>
          <w:rFonts w:cs="Times New Roman"/>
          <w:szCs w:val="24"/>
        </w:rPr>
        <w:t>, however,</w:t>
      </w:r>
      <w:r w:rsidR="007122D1" w:rsidRPr="00881BB5">
        <w:rPr>
          <w:rFonts w:cs="Times New Roman"/>
          <w:szCs w:val="24"/>
        </w:rPr>
        <w:t xml:space="preserve"> is that </w:t>
      </w:r>
      <w:r w:rsidR="00EC57B6" w:rsidRPr="00881BB5">
        <w:rPr>
          <w:rFonts w:cs="Times New Roman"/>
          <w:szCs w:val="24"/>
        </w:rPr>
        <w:t xml:space="preserve">percent cover </w:t>
      </w:r>
      <w:r w:rsidR="007122D1" w:rsidRPr="00881BB5">
        <w:rPr>
          <w:rFonts w:cs="Times New Roman"/>
          <w:szCs w:val="24"/>
        </w:rPr>
        <w:t>i</w:t>
      </w:r>
      <w:r w:rsidR="006E1E9E" w:rsidRPr="00881BB5">
        <w:rPr>
          <w:rFonts w:cs="Times New Roman"/>
          <w:szCs w:val="24"/>
        </w:rPr>
        <w:t xml:space="preserve">s </w:t>
      </w:r>
      <w:r w:rsidR="007122D1" w:rsidRPr="00881BB5">
        <w:rPr>
          <w:rFonts w:cs="Times New Roman"/>
          <w:szCs w:val="24"/>
        </w:rPr>
        <w:t xml:space="preserve">sensitive </w:t>
      </w:r>
      <w:r w:rsidR="00EC57B6" w:rsidRPr="00881BB5">
        <w:rPr>
          <w:rFonts w:cs="Times New Roman"/>
          <w:szCs w:val="24"/>
        </w:rPr>
        <w:t xml:space="preserve">to environmental factors that </w:t>
      </w:r>
      <w:r w:rsidR="004A598B" w:rsidRPr="00881BB5">
        <w:rPr>
          <w:rFonts w:cs="Times New Roman"/>
          <w:szCs w:val="24"/>
        </w:rPr>
        <w:t xml:space="preserve">are </w:t>
      </w:r>
      <w:r w:rsidR="00EC57B6" w:rsidRPr="00881BB5">
        <w:rPr>
          <w:rFonts w:cs="Times New Roman"/>
          <w:szCs w:val="24"/>
        </w:rPr>
        <w:t xml:space="preserve">not demographically significant, such </w:t>
      </w:r>
      <w:r w:rsidR="00D64DC4">
        <w:rPr>
          <w:rFonts w:cs="Times New Roman"/>
          <w:szCs w:val="24"/>
        </w:rPr>
        <w:t xml:space="preserve">as </w:t>
      </w:r>
      <w:r w:rsidR="00EC57B6" w:rsidRPr="00881BB5">
        <w:rPr>
          <w:rFonts w:cs="Times New Roman"/>
          <w:szCs w:val="24"/>
        </w:rPr>
        <w:t>variation in phenological stage among individuals</w:t>
      </w:r>
      <w:r w:rsidR="002C5820" w:rsidRPr="00881BB5">
        <w:rPr>
          <w:rFonts w:cs="Times New Roman"/>
          <w:szCs w:val="24"/>
        </w:rPr>
        <w:t>,</w:t>
      </w:r>
      <w:r w:rsidR="00EC57B6" w:rsidRPr="00881BB5">
        <w:rPr>
          <w:rFonts w:cs="Times New Roman"/>
          <w:szCs w:val="24"/>
        </w:rPr>
        <w:t xml:space="preserve"> species</w:t>
      </w:r>
      <w:r w:rsidR="006E00DC" w:rsidRPr="00881BB5">
        <w:rPr>
          <w:rFonts w:cs="Times New Roman"/>
          <w:szCs w:val="24"/>
        </w:rPr>
        <w:t xml:space="preserve">, </w:t>
      </w:r>
      <w:r w:rsidR="002C5820" w:rsidRPr="00881BB5">
        <w:rPr>
          <w:rFonts w:cs="Times New Roman"/>
          <w:szCs w:val="24"/>
        </w:rPr>
        <w:t xml:space="preserve">and sampling times, </w:t>
      </w:r>
      <w:r w:rsidR="006E00DC" w:rsidRPr="00881BB5">
        <w:rPr>
          <w:rFonts w:cs="Times New Roman"/>
          <w:szCs w:val="24"/>
        </w:rPr>
        <w:t xml:space="preserve">and thus </w:t>
      </w:r>
      <w:r w:rsidR="004A598B" w:rsidRPr="00881BB5">
        <w:rPr>
          <w:rFonts w:cs="Times New Roman"/>
          <w:szCs w:val="24"/>
        </w:rPr>
        <w:t>may over</w:t>
      </w:r>
      <w:r w:rsidR="00D04CE0" w:rsidRPr="00881BB5">
        <w:rPr>
          <w:rFonts w:cs="Times New Roman"/>
          <w:szCs w:val="24"/>
        </w:rPr>
        <w:t>estimate</w:t>
      </w:r>
      <w:r w:rsidR="004A598B" w:rsidRPr="00881BB5">
        <w:rPr>
          <w:rFonts w:cs="Times New Roman"/>
          <w:szCs w:val="24"/>
        </w:rPr>
        <w:t xml:space="preserve"> </w:t>
      </w:r>
      <w:r w:rsidR="006E00DC" w:rsidRPr="00881BB5">
        <w:rPr>
          <w:rFonts w:cs="Times New Roman"/>
          <w:szCs w:val="24"/>
        </w:rPr>
        <w:t>shifts in abundance</w:t>
      </w:r>
      <w:r w:rsidR="004A598B" w:rsidRPr="00881BB5">
        <w:rPr>
          <w:rFonts w:cs="Times New Roman"/>
          <w:szCs w:val="24"/>
        </w:rPr>
        <w:t xml:space="preserve"> between years</w:t>
      </w:r>
      <w:r w:rsidR="00EC57B6" w:rsidRPr="00881BB5">
        <w:rPr>
          <w:rFonts w:cs="Times New Roman"/>
          <w:szCs w:val="24"/>
        </w:rPr>
        <w:t xml:space="preserve">. </w:t>
      </w:r>
      <w:r w:rsidR="00D04CE0" w:rsidRPr="00881BB5">
        <w:rPr>
          <w:rFonts w:cs="Times New Roman"/>
          <w:szCs w:val="24"/>
        </w:rPr>
        <w:t>Nevertheless</w:t>
      </w:r>
      <w:r w:rsidR="00345533" w:rsidRPr="00881BB5">
        <w:rPr>
          <w:rFonts w:cs="Times New Roman"/>
          <w:szCs w:val="24"/>
        </w:rPr>
        <w:t xml:space="preserve">, </w:t>
      </w:r>
      <w:r w:rsidR="004A598B" w:rsidRPr="00881BB5">
        <w:rPr>
          <w:rFonts w:cs="Times New Roman"/>
          <w:szCs w:val="24"/>
        </w:rPr>
        <w:t xml:space="preserve">our </w:t>
      </w:r>
      <w:del w:id="206" w:author="John Guittar" w:date="2016-03-28T22:36:00Z">
        <w:r w:rsidR="00345533" w:rsidRPr="00881BB5" w:rsidDel="00A4575D">
          <w:rPr>
            <w:rFonts w:cs="Times New Roman"/>
            <w:szCs w:val="24"/>
          </w:rPr>
          <w:delText xml:space="preserve">mechanistic </w:delText>
        </w:r>
      </w:del>
      <w:r w:rsidR="006E49AE" w:rsidRPr="00881BB5">
        <w:rPr>
          <w:rFonts w:cs="Times New Roman"/>
          <w:szCs w:val="24"/>
        </w:rPr>
        <w:t>approach</w:t>
      </w:r>
      <w:r w:rsidR="00345533" w:rsidRPr="00881BB5">
        <w:rPr>
          <w:rFonts w:cs="Times New Roman"/>
          <w:szCs w:val="24"/>
        </w:rPr>
        <w:t xml:space="preserve"> </w:t>
      </w:r>
      <w:r w:rsidR="00D64DC4">
        <w:rPr>
          <w:rFonts w:cs="Times New Roman"/>
          <w:szCs w:val="24"/>
        </w:rPr>
        <w:t>effectively</w:t>
      </w:r>
      <w:r w:rsidR="00345533" w:rsidRPr="00881BB5">
        <w:rPr>
          <w:rFonts w:cs="Times New Roman"/>
          <w:szCs w:val="24"/>
        </w:rPr>
        <w:t xml:space="preserve"> account</w:t>
      </w:r>
      <w:r w:rsidR="00D64DC4">
        <w:rPr>
          <w:rFonts w:cs="Times New Roman"/>
          <w:szCs w:val="24"/>
        </w:rPr>
        <w:t>s</w:t>
      </w:r>
      <w:r w:rsidR="00345533" w:rsidRPr="00881BB5">
        <w:rPr>
          <w:rFonts w:cs="Times New Roman"/>
          <w:szCs w:val="24"/>
        </w:rPr>
        <w:t xml:space="preserve"> for demographic stochasticity and the realities of dispersal limitation in a predominantly clonal system when generating explicit null expectations of community response to perturbation.</w:t>
      </w:r>
      <w:r w:rsidR="006E00DC" w:rsidRPr="00881BB5">
        <w:rPr>
          <w:rFonts w:cs="Times New Roman"/>
          <w:szCs w:val="24"/>
        </w:rPr>
        <w:t xml:space="preserve"> </w:t>
      </w:r>
    </w:p>
    <w:p w14:paraId="004DE6B6" w14:textId="77777777" w:rsidR="00E808B0" w:rsidRPr="00881BB5" w:rsidRDefault="00E808B0" w:rsidP="00F308F7">
      <w:pPr>
        <w:spacing w:line="480" w:lineRule="auto"/>
        <w:rPr>
          <w:rFonts w:cs="Times New Roman"/>
          <w:b/>
          <w:szCs w:val="24"/>
        </w:rPr>
      </w:pPr>
    </w:p>
    <w:p w14:paraId="773711DD" w14:textId="4BA242C7" w:rsidR="008C652A" w:rsidRDefault="00E808B0" w:rsidP="00F308F7">
      <w:pPr>
        <w:spacing w:line="480" w:lineRule="auto"/>
        <w:rPr>
          <w:ins w:id="207" w:author="John Guittar" w:date="2016-04-05T01:54:00Z"/>
          <w:rFonts w:cs="Times New Roman"/>
          <w:szCs w:val="24"/>
        </w:rPr>
      </w:pPr>
      <w:r w:rsidRPr="00881BB5">
        <w:rPr>
          <w:rFonts w:cs="Times New Roman"/>
          <w:b/>
          <w:szCs w:val="24"/>
        </w:rPr>
        <w:t>Conclusions and future directions:</w:t>
      </w:r>
      <w:r w:rsidRPr="00881BB5">
        <w:rPr>
          <w:rFonts w:cs="Times New Roman"/>
          <w:szCs w:val="24"/>
        </w:rPr>
        <w:t xml:space="preserve"> </w:t>
      </w:r>
      <w:r w:rsidR="006E00DC" w:rsidRPr="00881BB5">
        <w:rPr>
          <w:rFonts w:cs="Times New Roman"/>
          <w:szCs w:val="24"/>
        </w:rPr>
        <w:t>Using t</w:t>
      </w:r>
      <w:r w:rsidR="00A15118" w:rsidRPr="00881BB5">
        <w:rPr>
          <w:rFonts w:cs="Times New Roman"/>
          <w:szCs w:val="24"/>
        </w:rPr>
        <w:t>rait</w:t>
      </w:r>
      <w:r w:rsidR="006E00DC" w:rsidRPr="00881BB5">
        <w:rPr>
          <w:rFonts w:cs="Times New Roman"/>
          <w:szCs w:val="24"/>
        </w:rPr>
        <w:t xml:space="preserve"> patterns along environmental gradients to </w:t>
      </w:r>
      <w:r w:rsidR="00D64DC4">
        <w:rPr>
          <w:rFonts w:cs="Times New Roman"/>
          <w:szCs w:val="24"/>
        </w:rPr>
        <w:t>forecast</w:t>
      </w:r>
      <w:r w:rsidR="006E00DC" w:rsidRPr="00881BB5">
        <w:rPr>
          <w:rFonts w:cs="Times New Roman"/>
          <w:szCs w:val="24"/>
        </w:rPr>
        <w:t xml:space="preserve"> community response to climate change is an intuitively appealing approach. Our study provides </w:t>
      </w:r>
      <w:r w:rsidR="00A15118" w:rsidRPr="00881BB5">
        <w:rPr>
          <w:rFonts w:cs="Times New Roman"/>
          <w:szCs w:val="24"/>
        </w:rPr>
        <w:t xml:space="preserve">qualified support </w:t>
      </w:r>
      <w:r w:rsidR="006E00DC" w:rsidRPr="00881BB5">
        <w:rPr>
          <w:rFonts w:cs="Times New Roman"/>
          <w:szCs w:val="24"/>
        </w:rPr>
        <w:t xml:space="preserve">for such an approach: </w:t>
      </w:r>
      <w:del w:id="208" w:author="John Guittar" w:date="2016-04-12T00:09:00Z">
        <w:r w:rsidR="00D64DC4" w:rsidDel="00DC5020">
          <w:rPr>
            <w:rFonts w:cs="Times New Roman"/>
            <w:szCs w:val="24"/>
          </w:rPr>
          <w:delText xml:space="preserve">only </w:delText>
        </w:r>
        <w:r w:rsidR="006E00DC" w:rsidRPr="00881BB5" w:rsidDel="00DC5020">
          <w:rPr>
            <w:rFonts w:cs="Times New Roman"/>
            <w:szCs w:val="24"/>
          </w:rPr>
          <w:delText>two</w:delText>
        </w:r>
      </w:del>
      <w:ins w:id="209" w:author="John Guittar" w:date="2016-04-12T00:09:00Z">
        <w:r w:rsidR="00DC5020">
          <w:rPr>
            <w:rFonts w:cs="Times New Roman"/>
            <w:szCs w:val="24"/>
          </w:rPr>
          <w:t>three</w:t>
        </w:r>
      </w:ins>
      <w:r w:rsidR="006E00DC" w:rsidRPr="00881BB5">
        <w:rPr>
          <w:rFonts w:cs="Times New Roman"/>
          <w:szCs w:val="24"/>
        </w:rPr>
        <w:t xml:space="preserve"> of the </w:t>
      </w:r>
      <w:r w:rsidR="00B64A06" w:rsidRPr="00881BB5">
        <w:rPr>
          <w:rFonts w:cs="Times New Roman"/>
          <w:szCs w:val="24"/>
        </w:rPr>
        <w:t>six</w:t>
      </w:r>
      <w:r w:rsidR="006E00DC" w:rsidRPr="00881BB5">
        <w:rPr>
          <w:rFonts w:cs="Times New Roman"/>
          <w:szCs w:val="24"/>
        </w:rPr>
        <w:t xml:space="preserve"> traits with </w:t>
      </w:r>
      <w:r w:rsidR="00D04CE0" w:rsidRPr="00881BB5">
        <w:rPr>
          <w:rFonts w:cs="Times New Roman"/>
          <w:szCs w:val="24"/>
        </w:rPr>
        <w:t xml:space="preserve">spatial </w:t>
      </w:r>
      <w:r w:rsidR="006E00DC" w:rsidRPr="00881BB5">
        <w:rPr>
          <w:rFonts w:cs="Times New Roman"/>
          <w:szCs w:val="24"/>
        </w:rPr>
        <w:t xml:space="preserve">associations to temperature in our system </w:t>
      </w:r>
      <w:ins w:id="210" w:author="John Guittar" w:date="2016-04-12T00:09:00Z">
        <w:r w:rsidR="00DC5020">
          <w:rPr>
            <w:rFonts w:cs="Times New Roman"/>
            <w:szCs w:val="24"/>
          </w:rPr>
          <w:t xml:space="preserve">associated </w:t>
        </w:r>
      </w:ins>
      <w:r w:rsidR="006E00DC" w:rsidRPr="00881BB5">
        <w:rPr>
          <w:rFonts w:cs="Times New Roman"/>
          <w:szCs w:val="24"/>
        </w:rPr>
        <w:t xml:space="preserve">significantly </w:t>
      </w:r>
      <w:del w:id="211" w:author="John Guittar" w:date="2016-03-28T19:45:00Z">
        <w:r w:rsidR="006E00DC" w:rsidRPr="00881BB5" w:rsidDel="00A853AE">
          <w:rPr>
            <w:rFonts w:cs="Times New Roman"/>
            <w:szCs w:val="24"/>
          </w:rPr>
          <w:delText xml:space="preserve">influenced </w:delText>
        </w:r>
      </w:del>
      <w:ins w:id="212" w:author="John Guittar" w:date="2016-03-28T19:45:00Z">
        <w:r w:rsidR="00A853AE" w:rsidRPr="00881BB5">
          <w:rPr>
            <w:rFonts w:cs="Times New Roman"/>
            <w:szCs w:val="24"/>
          </w:rPr>
          <w:t xml:space="preserve"> </w:t>
        </w:r>
      </w:ins>
      <w:ins w:id="213" w:author="John Guittar" w:date="2016-04-12T00:09:00Z">
        <w:r w:rsidR="00DC5020">
          <w:rPr>
            <w:rFonts w:cs="Times New Roman"/>
            <w:szCs w:val="24"/>
          </w:rPr>
          <w:t xml:space="preserve">with </w:t>
        </w:r>
      </w:ins>
      <w:r w:rsidR="006E00DC" w:rsidRPr="00881BB5">
        <w:rPr>
          <w:rFonts w:cs="Times New Roman"/>
          <w:szCs w:val="24"/>
        </w:rPr>
        <w:t xml:space="preserve">species success following transplantation to warmer climates. </w:t>
      </w:r>
      <w:r w:rsidR="00200EC3">
        <w:rPr>
          <w:rFonts w:cs="Times New Roman"/>
          <w:szCs w:val="24"/>
        </w:rPr>
        <w:t>Evidently</w:t>
      </w:r>
      <w:r w:rsidR="00FB74CF" w:rsidRPr="00881BB5">
        <w:rPr>
          <w:rFonts w:cs="Times New Roman"/>
          <w:szCs w:val="24"/>
        </w:rPr>
        <w:t xml:space="preserve">, </w:t>
      </w:r>
      <w:r w:rsidR="006E00DC" w:rsidRPr="00881BB5">
        <w:rPr>
          <w:rFonts w:cs="Times New Roman"/>
          <w:szCs w:val="24"/>
        </w:rPr>
        <w:t xml:space="preserve">spatial associations between plant traits and broad-scale climate variables </w:t>
      </w:r>
      <w:r w:rsidR="00D64DC4">
        <w:rPr>
          <w:rFonts w:cs="Times New Roman"/>
          <w:szCs w:val="24"/>
        </w:rPr>
        <w:t>can be</w:t>
      </w:r>
      <w:r w:rsidR="00FB74CF" w:rsidRPr="00881BB5">
        <w:rPr>
          <w:rFonts w:cs="Times New Roman"/>
          <w:szCs w:val="24"/>
        </w:rPr>
        <w:t xml:space="preserve"> predictive of </w:t>
      </w:r>
      <w:r w:rsidR="006E00DC" w:rsidRPr="00881BB5">
        <w:rPr>
          <w:rFonts w:cs="Times New Roman"/>
          <w:szCs w:val="24"/>
        </w:rPr>
        <w:t xml:space="preserve">community response to climate change, but the strength of </w:t>
      </w:r>
      <w:r w:rsidR="00D64DC4">
        <w:rPr>
          <w:rFonts w:cs="Times New Roman"/>
          <w:szCs w:val="24"/>
        </w:rPr>
        <w:t xml:space="preserve">the spatial </w:t>
      </w:r>
      <w:r w:rsidR="006E00DC" w:rsidRPr="00881BB5">
        <w:rPr>
          <w:rFonts w:cs="Times New Roman"/>
          <w:szCs w:val="24"/>
        </w:rPr>
        <w:t xml:space="preserve">associations </w:t>
      </w:r>
      <w:r w:rsidR="00FB74CF" w:rsidRPr="00881BB5">
        <w:rPr>
          <w:rFonts w:cs="Times New Roman"/>
          <w:szCs w:val="24"/>
        </w:rPr>
        <w:t xml:space="preserve">are not necessarily </w:t>
      </w:r>
      <w:r w:rsidR="006E00DC" w:rsidRPr="00881BB5">
        <w:rPr>
          <w:rFonts w:cs="Times New Roman"/>
          <w:szCs w:val="24"/>
        </w:rPr>
        <w:t>proportional to their predictive power.</w:t>
      </w:r>
    </w:p>
    <w:p w14:paraId="77E7F8DB" w14:textId="3152BB6E" w:rsidR="008C652A" w:rsidRDefault="00DA5C57" w:rsidP="00217A6A">
      <w:pPr>
        <w:spacing w:line="480" w:lineRule="auto"/>
        <w:rPr>
          <w:ins w:id="214" w:author="John Guittar" w:date="2016-04-05T01:54:00Z"/>
          <w:rFonts w:cs="Times New Roman"/>
          <w:szCs w:val="24"/>
        </w:rPr>
      </w:pPr>
      <w:ins w:id="215" w:author="John Guittar" w:date="2016-04-12T22:50:00Z">
        <w:r>
          <w:rPr>
            <w:rFonts w:cs="Times New Roman"/>
            <w:szCs w:val="24"/>
          </w:rPr>
          <w:tab/>
          <w:t xml:space="preserve">Our results </w:t>
        </w:r>
      </w:ins>
      <w:ins w:id="216" w:author="John Guittar" w:date="2016-04-12T22:52:00Z">
        <w:r>
          <w:rPr>
            <w:rFonts w:cs="Times New Roman"/>
            <w:szCs w:val="24"/>
          </w:rPr>
          <w:t xml:space="preserve">are important in that they </w:t>
        </w:r>
      </w:ins>
      <w:ins w:id="217" w:author="John Guittar" w:date="2016-04-12T23:03:00Z">
        <w:r w:rsidR="00C94A6E">
          <w:rPr>
            <w:rFonts w:cs="Times New Roman"/>
            <w:szCs w:val="24"/>
          </w:rPr>
          <w:t>provide experimental support for</w:t>
        </w:r>
      </w:ins>
      <w:ins w:id="218" w:author="John Guittar" w:date="2016-04-12T22:54:00Z">
        <w:r>
          <w:rPr>
            <w:rFonts w:cs="Times New Roman"/>
            <w:szCs w:val="24"/>
          </w:rPr>
          <w:t xml:space="preserve"> our</w:t>
        </w:r>
      </w:ins>
      <w:ins w:id="219" w:author="John Guittar" w:date="2016-04-12T22:50:00Z">
        <w:r>
          <w:rPr>
            <w:rFonts w:cs="Times New Roman"/>
            <w:szCs w:val="24"/>
          </w:rPr>
          <w:t xml:space="preserve"> </w:t>
        </w:r>
      </w:ins>
      <w:ins w:id="220" w:author="John Guittar" w:date="2016-04-12T22:54:00Z">
        <w:r>
          <w:rPr>
            <w:rFonts w:cs="Times New Roman"/>
            <w:szCs w:val="24"/>
          </w:rPr>
          <w:t>expectations of</w:t>
        </w:r>
      </w:ins>
      <w:ins w:id="221" w:author="John Guittar" w:date="2016-04-12T22:51:00Z">
        <w:r>
          <w:rPr>
            <w:rFonts w:cs="Times New Roman"/>
            <w:szCs w:val="24"/>
          </w:rPr>
          <w:t xml:space="preserve"> </w:t>
        </w:r>
      </w:ins>
      <w:ins w:id="222" w:author="John Guittar" w:date="2016-04-12T22:52:00Z">
        <w:r>
          <w:rPr>
            <w:rFonts w:cs="Times New Roman"/>
            <w:szCs w:val="24"/>
          </w:rPr>
          <w:t xml:space="preserve">how </w:t>
        </w:r>
      </w:ins>
      <w:ins w:id="223" w:author="John Guittar" w:date="2016-04-12T22:50:00Z">
        <w:r>
          <w:rPr>
            <w:rFonts w:cs="Times New Roman"/>
            <w:szCs w:val="24"/>
          </w:rPr>
          <w:t>trait</w:t>
        </w:r>
      </w:ins>
      <w:ins w:id="224" w:author="John Guittar" w:date="2016-04-12T22:52:00Z">
        <w:r>
          <w:rPr>
            <w:rFonts w:cs="Times New Roman"/>
            <w:szCs w:val="24"/>
          </w:rPr>
          <w:t>s</w:t>
        </w:r>
      </w:ins>
      <w:ins w:id="225" w:author="John Guittar" w:date="2016-04-12T22:56:00Z">
        <w:r>
          <w:rPr>
            <w:rFonts w:cs="Times New Roman"/>
            <w:szCs w:val="24"/>
          </w:rPr>
          <w:t xml:space="preserve"> </w:t>
        </w:r>
      </w:ins>
      <w:ins w:id="226" w:author="John Guittar" w:date="2016-04-12T23:07:00Z">
        <w:r w:rsidR="00C94A6E">
          <w:rPr>
            <w:rFonts w:cs="Times New Roman"/>
            <w:szCs w:val="24"/>
          </w:rPr>
          <w:t xml:space="preserve">will </w:t>
        </w:r>
      </w:ins>
      <w:ins w:id="227" w:author="John Guittar" w:date="2016-04-12T22:52:00Z">
        <w:r>
          <w:rPr>
            <w:rFonts w:cs="Times New Roman"/>
            <w:szCs w:val="24"/>
          </w:rPr>
          <w:t xml:space="preserve">mediate </w:t>
        </w:r>
      </w:ins>
      <w:ins w:id="228" w:author="John Guittar" w:date="2016-04-12T22:50:00Z">
        <w:r>
          <w:rPr>
            <w:rFonts w:cs="Times New Roman"/>
            <w:szCs w:val="24"/>
          </w:rPr>
          <w:t>community response</w:t>
        </w:r>
      </w:ins>
      <w:ins w:id="229" w:author="John Guittar" w:date="2016-04-12T22:51:00Z">
        <w:r>
          <w:rPr>
            <w:rFonts w:cs="Times New Roman"/>
            <w:szCs w:val="24"/>
          </w:rPr>
          <w:t xml:space="preserve"> to climate change, but they also beg the question: </w:t>
        </w:r>
      </w:ins>
      <w:ins w:id="230" w:author="John Guittar" w:date="2016-04-12T23:10:00Z">
        <w:r w:rsidR="00217A6A">
          <w:rPr>
            <w:rFonts w:cs="Times New Roman"/>
            <w:szCs w:val="24"/>
          </w:rPr>
          <w:t>W</w:t>
        </w:r>
      </w:ins>
      <w:ins w:id="231" w:author="John Guittar" w:date="2016-04-12T23:08:00Z">
        <w:r w:rsidR="00C94A6E">
          <w:rPr>
            <w:rFonts w:cs="Times New Roman"/>
            <w:szCs w:val="24"/>
          </w:rPr>
          <w:t xml:space="preserve">ill species be able to track climate to the extent where trait-based predictions of community </w:t>
        </w:r>
        <w:r w:rsidR="00C94A6E">
          <w:rPr>
            <w:rFonts w:cs="Times New Roman"/>
            <w:szCs w:val="24"/>
          </w:rPr>
          <w:lastRenderedPageBreak/>
          <w:t xml:space="preserve">response </w:t>
        </w:r>
      </w:ins>
      <w:ins w:id="232" w:author="John Guittar" w:date="2016-04-12T23:09:00Z">
        <w:r w:rsidR="00C94A6E">
          <w:rPr>
            <w:rFonts w:cs="Times New Roman"/>
            <w:szCs w:val="24"/>
          </w:rPr>
          <w:t xml:space="preserve">are </w:t>
        </w:r>
        <w:r w:rsidR="00217A6A">
          <w:rPr>
            <w:rFonts w:cs="Times New Roman"/>
            <w:szCs w:val="24"/>
          </w:rPr>
          <w:t xml:space="preserve">still </w:t>
        </w:r>
        <w:r w:rsidR="00C94A6E">
          <w:rPr>
            <w:rFonts w:cs="Times New Roman"/>
            <w:szCs w:val="24"/>
          </w:rPr>
          <w:t>useful?</w:t>
        </w:r>
      </w:ins>
      <w:ins w:id="233" w:author="John Guittar" w:date="2016-04-12T23:10:00Z">
        <w:r w:rsidR="00217A6A">
          <w:rPr>
            <w:rFonts w:cs="Times New Roman"/>
            <w:szCs w:val="24"/>
          </w:rPr>
          <w:t xml:space="preserve"> </w:t>
        </w:r>
        <w:bookmarkStart w:id="234" w:name="_GoBack"/>
        <w:bookmarkEnd w:id="234"/>
        <w:r w:rsidR="00217A6A">
          <w:rPr>
            <w:rFonts w:cs="Times New Roman"/>
            <w:szCs w:val="24"/>
          </w:rPr>
          <w:t xml:space="preserve">If species cannot, information about species dispersal capacities </w:t>
        </w:r>
      </w:ins>
      <w:ins w:id="235" w:author="John Guittar" w:date="2016-04-12T23:16:00Z">
        <w:r w:rsidR="00217A6A">
          <w:rPr>
            <w:rFonts w:cs="Times New Roman"/>
            <w:szCs w:val="24"/>
          </w:rPr>
          <w:t>will</w:t>
        </w:r>
      </w:ins>
      <w:ins w:id="236" w:author="John Guittar" w:date="2016-04-12T23:10:00Z">
        <w:r w:rsidR="00217A6A">
          <w:rPr>
            <w:rFonts w:cs="Times New Roman"/>
            <w:szCs w:val="24"/>
          </w:rPr>
          <w:t xml:space="preserve"> be of greater relevance to predicting community response than trait-based </w:t>
        </w:r>
      </w:ins>
      <w:ins w:id="237" w:author="John Guittar" w:date="2016-04-12T23:16:00Z">
        <w:r w:rsidR="00217A6A">
          <w:rPr>
            <w:rFonts w:cs="Times New Roman"/>
            <w:szCs w:val="24"/>
          </w:rPr>
          <w:t>predictions</w:t>
        </w:r>
      </w:ins>
      <w:ins w:id="238" w:author="John Guittar" w:date="2016-04-12T23:10:00Z">
        <w:r w:rsidR="00217A6A">
          <w:rPr>
            <w:rFonts w:cs="Times New Roman"/>
            <w:szCs w:val="24"/>
          </w:rPr>
          <w:t xml:space="preserve">. </w:t>
        </w:r>
      </w:ins>
      <w:ins w:id="239" w:author="John Guittar" w:date="2016-04-12T23:12:00Z">
        <w:r w:rsidR="00217A6A">
          <w:rPr>
            <w:rFonts w:cs="Times New Roman"/>
            <w:szCs w:val="24"/>
          </w:rPr>
          <w:t>Several studies have shown that alpine species have migrated upslope in recent decades</w:t>
        </w:r>
      </w:ins>
      <w:ins w:id="240" w:author="John Guittar" w:date="2016-04-12T23:17:00Z">
        <w:r w:rsidR="00217A6A">
          <w:rPr>
            <w:rFonts w:cs="Times New Roman"/>
            <w:szCs w:val="24"/>
          </w:rPr>
          <w:t xml:space="preserve"> </w:t>
        </w:r>
        <w:r w:rsidR="00217A6A">
          <w:rPr>
            <w:rFonts w:cs="Times New Roman"/>
            <w:szCs w:val="24"/>
          </w:rPr>
          <w:fldChar w:fldCharType="begin" w:fldLock="1"/>
        </w:r>
      </w:ins>
      <w:r w:rsidR="00A9233E">
        <w:rPr>
          <w:rFonts w:cs="Times New Roman"/>
          <w:szCs w:val="24"/>
        </w:rPr>
        <w:instrText>ADDIN CSL_CITATION { "citationItems" : [ { "id" : "ITEM-1", "itemData" : { "DOI" : "DOI 10.1126/science.1219033", "ISBN" : "0036-8075", "ISSN" : "0036-8075", "PMID" : "22517860", "abstract" : "In mountainous regions, climate warming is expected to shift species' ranges to higher altitudes. Evidence for such shifts is still mostly from revisitations of historical sites. We present recent (2001 to 2008) changes in vascular plant species richness observed in a standardized monitoring network across Europe's major mountain ranges. Species have moved upslope on average. However, these shifts had opposite effects on the summit floras' species richness in boreal-temperate mountain regions (+3.9 species on average) and Mediterranean mountain regions (-1.4 species), probably because recent climatic trends have decreased the availability of water in the European south. Because Mediterranean mountains are particularly rich in endemic species, a continuation of these trends might shrink the European mountain flora, despite an average increase in summit species richness across the region.", "author" : [ { "dropping-particle" : "", "family" : "Pauli", "given" : "H", "non-dropping-particle" : "", "parse-names" : false, "suffix" : "" }, { "dropping-particle" : "", "family" : "Gottfried", "given" : "M", "non-dropping-particle" : "", "parse-names" : false, "suffix" : "" }, { "dropping-particle" : "", "family" : "Dullinger", "given" : "S", "non-dropping-particle" : "", "parse-names" : false, "suffix" : "" }, { "dropping-particle" : "", "family" : "Abdaladze", "given" : "O", "non-dropping-particle" : "", "parse-names" : false, "suffix" : "" }, { "dropping-particle" : "", "family" : "Akhalkatsi", "given" : "M", "non-dropping-particle" : "", "parse-names" : false, "suffix" : "" }, { "dropping-particle" : "", "family" : "Alonso", "given" : "J L B", "non-dropping-particle" : "", "parse-names" : false, "suffix" : "" }, { "dropping-particle" : "", "family" : "Coldea", "given" : "G", "non-dropping-particle" : "", "parse-names" : false, "suffix" : "" }, { "dropping-particle" : "", "family" : "Dick", "given" : "J", "non-dropping-particle" : "", "parse-names" : false, "suffix" : "" }, { "dropping-particle" : "", "family" : "Erschbamer", "given" : "B", "non-dropping-particle" : "", "parse-names" : false, "suffix" : "" }, { "dropping-particle" : "", "family" : "Calzado", "given" : "R F", "non-dropping-particle" : "", "parse-names" : false, "suffix" : "" }, { "dropping-particle" : "", "family" : "Ghosn", "given" : "D", "non-dropping-particle" : "", "parse-names" : false, "suffix" : "" }, { "dropping-particle" : "", "family" : "Holten", "given" : "J I", "non-dropping-particle" : "", "parse-names" : false, "suffix" : "" }, { "dropping-particle" : "", "family" : "Kanka", "given" : "R", "non-dropping-particle" : "", "parse-names" : false, "suffix" : "" }, { "dropping-particle" : "", "family" : "Kazakis", "given" : "G", "non-dropping-particle" : "", "parse-names" : false, "suffix" : "" }, { "dropping-particle" : "", "family" : "Kollar", "given" : "J", "non-dropping-particle" : "", "parse-names" : false, "suffix" : "" }, { "dropping-particle" : "", "family" : "Larsson", "given" : "P", "non-dropping-particle" : "", "parse-names" : false, "suffix" : "" }, { "dropping-particle" : "", "family" : "Moiseev", "given" : "P", "non-dropping-particle" : "", "parse-names" : false, "suffix" : "" }, { "dropping-particle" : "", "family" : "Moiseev", "given" : "D", "non-dropping-particle" : "", "parse-names" : false, "suffix" : "" }, { "dropping-particle" : "", "family" : "Molau", "given" : "U", "non-dropping-particle" : "", "parse-names" : false, "suffix" : "" }, { "dropping-particle" : "", "family" : "Mesa", "given" : "J M", "non-dropping-particle" : "", "parse-names" : false, "suffix" : "" }, { "dropping-particle" : "", "family" : "Nagy", "given" : "L", "non-dropping-particle" : "", "parse-names" : false, "suffix" : "" }, { "dropping-particle" : "", "family" : "Pelino", "given" : "G", "non-dropping-particle" : "", "parse-names" : false, "suffix" : "" }, { "dropping-particle" : "", "family" : "Puscas", "given" : "M", "non-dropping-particle" : "", "parse-names" : false, "suffix" : "" }, { "dropping-particle" : "", "family" : "Rossi", "given" : "G", "non-dropping-particle" : "", "parse-names" : false, "suffix" : "" }, { "dropping-particle" : "", "family" : "Stanisci", "given" : "A", "non-dropping-particle" : "", "parse-names" : false, "suffix" : "" }, { "dropping-particle" : "", "family" : "Syverhuset", "given" : "A O", "non-dropping-particle" : "", "parse-names" : false, "suffix" : "" }, { "dropping-particle" : "", "family" : "Theurillat", "given" : "J P", "non-dropping-particle" : "", "parse-names" : false, "suffix" : "" }, { "dropping-particle" : "", "family" : "Tomaselli", "given" : "M", "non-dropping-particle" : "", "parse-names" : false, "suffix" : "" }, { "dropping-particle" : "", "family" : "Unterluggauer", "given" : "P", "non-dropping-particle" : "", "parse-names" : false, "suffix" : "" }, { "dropping-particle" : "", "family" : "Villar", "given" : "L", "non-dropping-particle" : "", "parse-names" : false, "suffix" : "" }, { "dropping-particle" : "", "family" : "Vittoz", "given" : "P", "non-dropping-particle" : "", "parse-names" : false, "suffix" : "" }, { "dropping-particle" : "", "family" : "Grabherr", "given" : "G", "non-dropping-particle" : "", "parse-names" : false, "suffix" : "" } ], "container-title" : "Science", "id" : "ITEM-1", "issue" : "6079", "issued" : { "date-parts" : [ [ "2012" ] ] }, "page" : "353-355", "title" : "Recent Plant Diversity Changes on Europe's Mountain Summits", "type" : "article-journal", "volume" : "336" }, "uris" : [ "http://www.mendeley.com/documents/?uuid=d2d6008d-09d2-49be-ba27-de78aae675fe" ] } ], "mendeley" : { "formattedCitation" : "(Pauli et al. 2012)", "plainTextFormattedCitation" : "(Pauli et al. 2012)", "previouslyFormattedCitation" : "(Pauli et al. 2012)" }, "properties" : { "noteIndex" : 0 }, "schema" : "https://github.com/citation-style-language/schema/raw/master/csl-citation.json" }</w:instrText>
      </w:r>
      <w:r w:rsidR="00217A6A">
        <w:rPr>
          <w:rFonts w:cs="Times New Roman"/>
          <w:szCs w:val="24"/>
        </w:rPr>
        <w:fldChar w:fldCharType="separate"/>
      </w:r>
      <w:r w:rsidR="00217A6A" w:rsidRPr="00217A6A">
        <w:rPr>
          <w:rFonts w:cs="Times New Roman"/>
          <w:noProof/>
          <w:szCs w:val="24"/>
        </w:rPr>
        <w:t>(Pauli et al. 2012)</w:t>
      </w:r>
      <w:ins w:id="241" w:author="John Guittar" w:date="2016-04-12T23:17:00Z">
        <w:r w:rsidR="00217A6A">
          <w:rPr>
            <w:rFonts w:cs="Times New Roman"/>
            <w:szCs w:val="24"/>
          </w:rPr>
          <w:fldChar w:fldCharType="end"/>
        </w:r>
      </w:ins>
      <w:ins w:id="242" w:author="John Guittar" w:date="2016-04-12T23:12:00Z">
        <w:r w:rsidR="00217A6A">
          <w:rPr>
            <w:rFonts w:cs="Times New Roman"/>
            <w:szCs w:val="24"/>
          </w:rPr>
          <w:t xml:space="preserve">, but more work should be done </w:t>
        </w:r>
      </w:ins>
      <w:ins w:id="243" w:author="John Guittar" w:date="2016-04-12T23:13:00Z">
        <w:r w:rsidR="00217A6A">
          <w:rPr>
            <w:rFonts w:cs="Times New Roman"/>
            <w:szCs w:val="24"/>
          </w:rPr>
          <w:t>comparing historical</w:t>
        </w:r>
      </w:ins>
      <w:ins w:id="244" w:author="John Guittar" w:date="2016-04-12T23:12:00Z">
        <w:r w:rsidR="00217A6A">
          <w:rPr>
            <w:rFonts w:cs="Times New Roman"/>
            <w:szCs w:val="24"/>
          </w:rPr>
          <w:t xml:space="preserve"> trait-environment relationships</w:t>
        </w:r>
      </w:ins>
      <w:ins w:id="245" w:author="John Guittar" w:date="2016-04-12T23:13:00Z">
        <w:r w:rsidR="00217A6A">
          <w:rPr>
            <w:rFonts w:cs="Times New Roman"/>
            <w:szCs w:val="24"/>
          </w:rPr>
          <w:t xml:space="preserve"> with current ones</w:t>
        </w:r>
        <w:commentRangeStart w:id="246"/>
        <w:r w:rsidR="00217A6A">
          <w:rPr>
            <w:rFonts w:cs="Times New Roman"/>
            <w:szCs w:val="24"/>
          </w:rPr>
          <w:t>.</w:t>
        </w:r>
      </w:ins>
      <w:commentRangeEnd w:id="246"/>
      <w:ins w:id="247" w:author="John Guittar" w:date="2016-04-12T23:18:00Z">
        <w:r w:rsidR="00217A6A">
          <w:rPr>
            <w:rStyle w:val="CommentReference"/>
          </w:rPr>
          <w:commentReference w:id="246"/>
        </w:r>
      </w:ins>
      <w:ins w:id="248" w:author="John Guittar" w:date="2016-04-12T23:14:00Z">
        <w:r w:rsidR="00217A6A">
          <w:rPr>
            <w:rFonts w:cs="Times New Roman"/>
            <w:szCs w:val="24"/>
          </w:rPr>
          <w:t xml:space="preserve"> </w:t>
        </w:r>
      </w:ins>
    </w:p>
    <w:p w14:paraId="641245A4" w14:textId="4D537073" w:rsidR="00276679" w:rsidRPr="00881BB5" w:rsidRDefault="006E00DC">
      <w:pPr>
        <w:spacing w:line="480" w:lineRule="auto"/>
        <w:ind w:firstLine="720"/>
        <w:rPr>
          <w:rFonts w:cs="Times New Roman"/>
          <w:szCs w:val="24"/>
        </w:rPr>
        <w:pPrChange w:id="249" w:author="John Guittar" w:date="2016-04-05T01:52:00Z">
          <w:pPr>
            <w:spacing w:line="480" w:lineRule="auto"/>
          </w:pPr>
        </w:pPrChange>
      </w:pPr>
      <w:r w:rsidRPr="00881BB5">
        <w:rPr>
          <w:rFonts w:cs="Times New Roman"/>
          <w:szCs w:val="24"/>
        </w:rPr>
        <w:t xml:space="preserve"> </w:t>
      </w:r>
      <w:r w:rsidR="000D26AF" w:rsidRPr="00881BB5">
        <w:rPr>
          <w:rFonts w:cs="Times New Roman"/>
          <w:szCs w:val="24"/>
        </w:rPr>
        <w:t xml:space="preserve">In addition, our study highlights the importance of accounting for stochasticity and immigration when making predictions of community response </w:t>
      </w:r>
      <w:r w:rsidRPr="00881BB5">
        <w:rPr>
          <w:rFonts w:cs="Times New Roman"/>
          <w:szCs w:val="24"/>
        </w:rPr>
        <w:fldChar w:fldCharType="begin" w:fldLock="1"/>
      </w:r>
      <w:r w:rsidR="00200EC3">
        <w:rPr>
          <w:rFonts w:cs="Times New Roman"/>
          <w:szCs w:val="24"/>
        </w:rPr>
        <w:instrText>ADDIN CSL_CITATION { "citationItems" : [ { "id" : "ITEM-1", "itemData" : { "DOI" : "10.1073/pnas.0403458101", "ISBN" : "0027-8424 (Print)\\r0027-8424 (Linking)", "ISSN" : "0027-8424", "PMID" : "15243158", "abstract" : "Stochastic niche theory resolves many of the differences between neutral theory and classical tradeoff-based niche theories of resource competition and community structure. In stochastic niche theory, invading species become established only if propagules can survive stochastic mortality while growing to maturity on the resources left unconsumed by established species. The theory makes three predictions about community structure. First, stochastic niche assembly creates communities in which species dominate approximately equally wide \"slices\" of the habitat's spatial heterogeneity. These niche widths generate realistic distributions of species relative abundances for which, contrary to neutral theory but consistent with numerous observations, there are strong correlations among species traits, species abundances, and environmental conditions. Second, slight decreases in resource levels are predicted to cause large decreases in the probability that a propagule would survive to be an adult. These decreases cause local diversity to be limited by the inhibitory effects of resource use by established species on the establishment (recruitment) of potential invaders. If resource pulses or disturbance allowed invaders to overcome this recruitment limitation, many more species could indefinitely coexist. Third, the low invasibility of high diversity communities is predicted to result not from diversity per se, but from the uniformly low levels of resources that occur in high-diversity communities created by stochastic competitive assembly. This prediction provides a potential solution to the invasion paradox, which is the tendency for highly diverse regions to be more heavily invaded.", "author" : [ { "dropping-particle" : "", "family" : "Tilman", "given" : "David", "non-dropping-particle" : "", "parse-names" : false, "suffix" : "" } ], "container-title" : "Proceedings of the National Academy of Sciences of the USA", "id" : "ITEM-1", "issue" : "30", "issued" : { "date-parts" : [ [ "2004" ] ] }, "page" : "10854-10861", "title" : "Niche tradeoffs, neutrality, and community structure: a stochastic theory of resource competition, invasion, and community assembly.", "type" : "article-journal", "volume" : "101" }, "uris" : [ "http://www.mendeley.com/documents/?uuid=b205c27a-dc90-488c-8d1f-0b1a6859e733" ] }, { "id" : "ITEM-2", "itemData" : { "DOI" : "10.1016/j.tree.2006.03.019", "ISBN" : "0169-5347", "ISSN" : "01695347", "PMID" : "16766082", "abstract" : "Hubbell's neutral theory of biodiversity has challenged the classic niche-based view of ecological community structure. Although there have been many attempts to falsify Hubbell's theory, we argue that falsification should not lead to rejection, because there is more to the theory than neutrality alone. Much of the criticism has focused on the neutrality assumption without full appreciation of other relevant aspects of the theory. Here, we emphasize that neutral theory is also a stochastic theory, a sampling theory and a dispersal-limited theory. These important additional features should be retained in future theoretical developments of community ecology. ?? 2006 Elsevier Ltd. All rights reserved.", "author" : [ { "dropping-particle" : "", "family" : "Alonso", "given" : "David", "non-dropping-particle" : "", "parse-names" : false, "suffix" : "" }, { "dropping-particle" : "", "family" : "Etienne", "given" : "Rampal S.", "non-dropping-particle" : "", "parse-names" : false, "suffix" : "" }, { "dropping-particle" : "", "family" : "McKane", "given" : "Alan J.", "non-dropping-particle" : "", "parse-names" : false, "suffix" : "" } ], "container-title" : "Trends in Ecology and Evolution", "id" : "ITEM-2", "issue" : "8", "issued" : { "date-parts" : [ [ "2006" ] ] }, "page" : "451-457", "title" : "The merits of neutral theory", "type" : "article-journal", "volume" : "21" }, "uris" : [ "http://www.mendeley.com/documents/?uuid=4f822abe-a9ad-42e3-be20-4757dd0fe767" ] }, { "id" : "ITEM-3",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"ITEM-3", "issue" : "4", "issued" : { "date-parts" : [ [ "2006" ] ] }, "page" : "399-409", "title" : "Reconciling niche and neutrality: The continuum hypothesis", "type" : "article-journal", "volume" : "9" }, "uris" : [ "http://www.mendeley.com/documents/?uuid=4d27723c-349d-4160-960e-0f5f36bf5127" ] }, { "id" : "ITEM-4", "itemData" : { "DOI" : "10.1890/11-0944.1", "ISBN" : "0012-9658", "ISSN" : "0012-9658", "PMID" : "22690627", "abstract" : "Although niche-based and stochastic processes, including dispersal limitation and demographic stochasticity, can each contribute to community assembly, it is difficult to quantify the relative importance of each process in natural vegetation. Here, we extend Shipley's maxent model (Community Assembly by Trait Selection, CATS) for the prediction of relative abundances to incorporate both trait-based filtering and dispersal limitation from the larger landscape and develop a statistical decomposition of the proportions of the total information content of relative abundances in local communities that are attributable to trait-based filtering, dispersal limitation, and demographic stochasticity. We apply the method to tree communities in a mature, species-rich, tropical forest in French Guiana at 1-, 0.25- and 0.04-ha scales. Trait data consisted of species' means of 17 functional traits measured over both the entire meta-community and separately in each of nine 1-ha plots. Trait means calculated separately for each site always gave better predictions. There was clear evidence of trait-based filtering at all spatial scales. Trait-based filtering was the most important process at the 1-ha scale (34%), whereas demographic stochasticity was the most important at smaller scales (37\u201353%). Dispersal limitation from the meta-community was less important and approximately constant across scales (9%), and there was also an unresolved association between site-specific traits and meta-community relative abundances. Our method allows one to quantify the relative importance of local niche-based and meta-community processes and demographic stochasticity during community assembly across spatial and temporal scales.", "author" : [ { "dropping-particle" : "", "family" : "Shipley", "given" : "Bill", "non-dropping-particle" : "", "parse-names" : false, "suffix" : "" }, { "dropping-particle" : "", "family" : "Paine", "given" : "C. E. Timothy", "non-dropping-particle" : "", "parse-names" : false, "suffix" : "" }, { "dropping-particle" : "", "family" : "Baraloto", "given" : "Christopher", "non-dropping-particle" : "", "parse-names" : false, "suffix" : "" } ], "container-title" : "Ecology", "id" : "ITEM-4", "issue" : "4", "issued" : { "date-parts" : [ [ "2011" ] ] }, "page" : "760-769", "title" : "Quantifying the importance of local niche-based and stochastic processes to tropical tree community assembly", "type" : "article-journal", "volume" : "93" }, "uris" : [ "http://www.mendeley.com/documents/?uuid=98d4911d-5c1e-4c93-a637-fd020ae94e77" ] } ], "mendeley" : { "formattedCitation" : "(Tilman 2004, Alonso et al. 2006, Gravel et al. 2006, Shipley et al. 2011)", "manualFormatting" : "(Tilman 2004, Shipley et al. 2011)", "plainTextFormattedCitation" : "(Tilman 2004, Alonso et al. 2006, Gravel et al. 2006, Shipley et al. 2011)", "previouslyFormattedCitation" : "(Tilman 2004, Alonso et al. 2006, Gravel et al. 2006, Shipley et al. 2011)" }, "properties" : { "noteIndex" : 0 }, "schema" : "https://github.com/citation-style-language/schema/raw/master/csl-citation.json" }</w:instrText>
      </w:r>
      <w:r w:rsidRPr="00881BB5">
        <w:rPr>
          <w:rFonts w:cs="Times New Roman"/>
          <w:szCs w:val="24"/>
        </w:rPr>
        <w:fldChar w:fldCharType="separate"/>
      </w:r>
      <w:r w:rsidRPr="00881BB5">
        <w:rPr>
          <w:rFonts w:cs="Times New Roman"/>
          <w:noProof/>
          <w:szCs w:val="24"/>
          <w:lang w:val="nb-NO"/>
        </w:rPr>
        <w:t>(Tilman 2004, Shipley et al. 2011)</w:t>
      </w:r>
      <w:r w:rsidRPr="00881BB5">
        <w:rPr>
          <w:rFonts w:cs="Times New Roman"/>
          <w:szCs w:val="24"/>
        </w:rPr>
        <w:fldChar w:fldCharType="end"/>
      </w:r>
      <w:r w:rsidRPr="00881BB5">
        <w:rPr>
          <w:rFonts w:cs="Times New Roman"/>
          <w:szCs w:val="24"/>
          <w:lang w:val="nb-NO"/>
        </w:rPr>
        <w:t xml:space="preserve">. </w:t>
      </w:r>
      <w:r w:rsidR="000D26AF" w:rsidRPr="00881BB5">
        <w:rPr>
          <w:rFonts w:cs="Times New Roman"/>
          <w:szCs w:val="24"/>
        </w:rPr>
        <w:t>W</w:t>
      </w:r>
      <w:r w:rsidR="00B64A06" w:rsidRPr="00881BB5">
        <w:rPr>
          <w:rFonts w:cs="Times New Roman"/>
          <w:szCs w:val="24"/>
        </w:rPr>
        <w:t xml:space="preserve">e urge future studies to consider the </w:t>
      </w:r>
      <w:r w:rsidRPr="00881BB5">
        <w:rPr>
          <w:rFonts w:cs="Times New Roman"/>
          <w:szCs w:val="24"/>
        </w:rPr>
        <w:t xml:space="preserve">effects of dispersal limitation on short-term transient responses, and how these may impact long-term equilibrium responses. Discussions about ‘extinction debts’ and ‘immigration credits’ in the field of habitat distribution modeling are a step in the right direction </w:t>
      </w:r>
      <w:r w:rsidRPr="00881BB5">
        <w:rPr>
          <w:rFonts w:cs="Times New Roman"/>
          <w:szCs w:val="24"/>
        </w:rPr>
        <w:fldChar w:fldCharType="begin" w:fldLock="1"/>
      </w:r>
      <w:r w:rsidRPr="00881BB5">
        <w:rPr>
          <w:rFonts w:cs="Times New Roman"/>
          <w:szCs w:val="24"/>
        </w:rPr>
        <w:instrText>ADDIN CSL_CITATION { "citationItems" : [ { "id" : "ITEM-1", "itemData" : { "author" : [ { "dropping-particle" : "", "family" : "Dirnb\u00f6ck", "given" : "T", "non-dropping-particle" : "", "parse-names" : false, "suffix" : "" }, { "dropping-particle" : "", "family" : "Dullinger", "given" : "S", "non-dropping-particle" : "", "parse-names" : false, "suffix" : "" } ], "container-title" : "Journal of Vegetation Science", "id" : "ITEM-1", "issue" : "1", "issued" : { "date-parts" : [ [ "2004" ] ] }, "page" : "77-84", "title" : "Habitat distribution models, spatial autocorrelation, functional traits and dispersal capacity of alpine plant species", "type" : "article-journal", "volume" : "15" }, "uris" : [ "http://www.mendeley.com/documents/?uuid=a74617bd-c9bc-49fc-aabe-39ef2c478ad7" ] } ], "mendeley" : { "formattedCitation" : "(Dirnb\u00f6ck and Dullinger 2004)", "plainTextFormattedCitation" : "(Dirnb\u00f6ck and Dullinger 2004)", "previouslyFormattedCitation" : "(Dirnb\u00f6ck and Dullinger 2004)" }, "properties" : { "noteIndex" : 0 }, "schema" : "https://github.com/citation-style-language/schema/raw/master/csl-citation.json" }</w:instrText>
      </w:r>
      <w:r w:rsidRPr="00881BB5">
        <w:rPr>
          <w:rFonts w:cs="Times New Roman"/>
          <w:szCs w:val="24"/>
        </w:rPr>
        <w:fldChar w:fldCharType="separate"/>
      </w:r>
      <w:r w:rsidRPr="00881BB5">
        <w:rPr>
          <w:rFonts w:cs="Times New Roman"/>
          <w:noProof/>
          <w:szCs w:val="24"/>
        </w:rPr>
        <w:t>(Dirnböck and Dullinger 2004)</w:t>
      </w:r>
      <w:r w:rsidRPr="00881BB5">
        <w:rPr>
          <w:rFonts w:cs="Times New Roman"/>
          <w:szCs w:val="24"/>
        </w:rPr>
        <w:fldChar w:fldCharType="end"/>
      </w:r>
      <w:r w:rsidRPr="00881BB5">
        <w:rPr>
          <w:rFonts w:cs="Times New Roman"/>
          <w:szCs w:val="24"/>
        </w:rPr>
        <w:t>, but these approaches are still based on the notion that present day species distributions will reflect future species-climate relationships, a dubious premise given that current plant communities are already showing unpredictable responses to climatic changes</w:t>
      </w:r>
      <w:r w:rsidR="00AC018A" w:rsidRPr="00881BB5">
        <w:rPr>
          <w:rFonts w:cs="Times New Roman"/>
          <w:szCs w:val="24"/>
        </w:rPr>
        <w:t xml:space="preserve"> </w:t>
      </w:r>
      <w:r w:rsidR="00AC018A" w:rsidRPr="00881BB5">
        <w:rPr>
          <w:rFonts w:cs="Times New Roman"/>
          <w:szCs w:val="24"/>
        </w:rPr>
        <w:fldChar w:fldCharType="begin" w:fldLock="1"/>
      </w:r>
      <w:r w:rsidR="00397549">
        <w:rPr>
          <w:rFonts w:cs="Times New Roman"/>
          <w:szCs w:val="24"/>
        </w:rPr>
        <w: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instrText>
      </w:r>
      <w:r w:rsidR="00AC018A" w:rsidRPr="00881BB5">
        <w:rPr>
          <w:rFonts w:cs="Times New Roman"/>
          <w:szCs w:val="24"/>
        </w:rPr>
        <w:fldChar w:fldCharType="separate"/>
      </w:r>
      <w:r w:rsidR="00AC018A" w:rsidRPr="00881BB5">
        <w:rPr>
          <w:rFonts w:cs="Times New Roman"/>
          <w:noProof/>
          <w:szCs w:val="24"/>
        </w:rPr>
        <w:t>(Gottfried et al. 2012)</w:t>
      </w:r>
      <w:r w:rsidR="00AC018A" w:rsidRPr="00881BB5">
        <w:rPr>
          <w:rFonts w:cs="Times New Roman"/>
          <w:szCs w:val="24"/>
        </w:rPr>
        <w:fldChar w:fldCharType="end"/>
      </w:r>
      <w:r w:rsidR="00AC018A" w:rsidRPr="00881BB5">
        <w:rPr>
          <w:rFonts w:cs="Times New Roman"/>
          <w:szCs w:val="24"/>
        </w:rPr>
        <w:t>.</w:t>
      </w:r>
    </w:p>
    <w:p w14:paraId="49A45332" w14:textId="77777777" w:rsidR="00864615" w:rsidRPr="00881BB5" w:rsidRDefault="00864615" w:rsidP="00F308F7">
      <w:pPr>
        <w:spacing w:line="480" w:lineRule="auto"/>
        <w:rPr>
          <w:rFonts w:cs="Times New Roman"/>
          <w:b/>
          <w:szCs w:val="24"/>
        </w:rPr>
      </w:pPr>
    </w:p>
    <w:p w14:paraId="5F27A8EA" w14:textId="36641877" w:rsidR="00864615" w:rsidRPr="00881BB5" w:rsidRDefault="00864615" w:rsidP="00F308F7">
      <w:pPr>
        <w:spacing w:line="480" w:lineRule="auto"/>
        <w:rPr>
          <w:rFonts w:cs="Times New Roman"/>
          <w:b/>
          <w:szCs w:val="24"/>
        </w:rPr>
      </w:pPr>
      <w:r w:rsidRPr="00881BB5">
        <w:rPr>
          <w:rFonts w:cs="Times New Roman"/>
          <w:b/>
          <w:szCs w:val="24"/>
        </w:rPr>
        <w:t xml:space="preserve">Acknowledgments: </w:t>
      </w:r>
      <w:r w:rsidRPr="00881BB5">
        <w:rPr>
          <w:rFonts w:cs="Times New Roman"/>
          <w:szCs w:val="24"/>
        </w:rPr>
        <w:t xml:space="preserve">We thank </w:t>
      </w:r>
      <w:r w:rsidR="00B070B7">
        <w:rPr>
          <w:rFonts w:cs="Times New Roman"/>
          <w:szCs w:val="24"/>
        </w:rPr>
        <w:t xml:space="preserve">the </w:t>
      </w:r>
      <w:r w:rsidRPr="00881BB5">
        <w:rPr>
          <w:rFonts w:cs="Times New Roman"/>
          <w:szCs w:val="24"/>
        </w:rPr>
        <w:t xml:space="preserve">Norwegian Research Council </w:t>
      </w:r>
      <w:r w:rsidR="00EC57AF">
        <w:rPr>
          <w:rFonts w:cs="Times New Roman"/>
          <w:szCs w:val="24"/>
        </w:rPr>
        <w:t xml:space="preserve">(project </w:t>
      </w:r>
      <w:r w:rsidRPr="00881BB5">
        <w:rPr>
          <w:rFonts w:cs="Times New Roman"/>
          <w:szCs w:val="24"/>
        </w:rPr>
        <w:t xml:space="preserve">184912/S30), </w:t>
      </w:r>
      <w:r w:rsidR="00EC57AF">
        <w:rPr>
          <w:rFonts w:cs="Times New Roman"/>
          <w:szCs w:val="24"/>
        </w:rPr>
        <w:t xml:space="preserve">NSF </w:t>
      </w:r>
      <w:r w:rsidR="00C03812">
        <w:rPr>
          <w:rFonts w:cs="Times New Roman"/>
          <w:szCs w:val="24"/>
        </w:rPr>
        <w:t xml:space="preserve">GRFP </w:t>
      </w:r>
      <w:r w:rsidR="00EC57AF">
        <w:rPr>
          <w:rFonts w:cs="Times New Roman"/>
          <w:szCs w:val="24"/>
        </w:rPr>
        <w:t>(</w:t>
      </w:r>
      <w:r w:rsidR="00C03812">
        <w:rPr>
          <w:rFonts w:cs="Times New Roman"/>
          <w:szCs w:val="24"/>
        </w:rPr>
        <w:t>JLG; Grant Number</w:t>
      </w:r>
      <w:r w:rsidR="00051E70">
        <w:rPr>
          <w:rFonts w:cs="Times New Roman"/>
          <w:szCs w:val="24"/>
        </w:rPr>
        <w:t xml:space="preserve">: </w:t>
      </w:r>
      <w:r w:rsidR="00051E70" w:rsidRPr="00051E70">
        <w:rPr>
          <w:rFonts w:cs="Times New Roman"/>
          <w:szCs w:val="24"/>
        </w:rPr>
        <w:t>1256260</w:t>
      </w:r>
      <w:r w:rsidR="00C03812">
        <w:rPr>
          <w:rFonts w:cs="Times New Roman"/>
          <w:szCs w:val="24"/>
        </w:rPr>
        <w:t xml:space="preserve">), </w:t>
      </w:r>
      <w:r w:rsidR="00B070B7">
        <w:rPr>
          <w:rFonts w:cs="Times New Roman"/>
          <w:szCs w:val="24"/>
        </w:rPr>
        <w:t xml:space="preserve">and </w:t>
      </w:r>
      <w:r w:rsidR="00B070B7" w:rsidRPr="00B070B7">
        <w:rPr>
          <w:rFonts w:cs="Times New Roman"/>
          <w:szCs w:val="24"/>
        </w:rPr>
        <w:t>Norge-Amerika Foreningen</w:t>
      </w:r>
      <w:r w:rsidR="00B070B7">
        <w:rPr>
          <w:rFonts w:cs="Times New Roman"/>
          <w:szCs w:val="24"/>
        </w:rPr>
        <w:t xml:space="preserve"> for funding. We thank Jitka </w:t>
      </w:r>
      <w:r w:rsidR="00B070B7" w:rsidRPr="00B070B7">
        <w:rPr>
          <w:rFonts w:cs="Times New Roman"/>
          <w:szCs w:val="24"/>
        </w:rPr>
        <w:t>Klimešová</w:t>
      </w:r>
      <w:r w:rsidR="00B070B7">
        <w:rPr>
          <w:rFonts w:cs="Times New Roman"/>
          <w:szCs w:val="24"/>
        </w:rPr>
        <w:t xml:space="preserve"> for advice relating to clonal traits</w:t>
      </w:r>
      <w:r w:rsidR="00E30021">
        <w:rPr>
          <w:rFonts w:cs="Times New Roman"/>
          <w:szCs w:val="24"/>
        </w:rPr>
        <w:t xml:space="preserve">, Emily Farrer for help on developing the Bayesian null model, </w:t>
      </w:r>
      <w:r w:rsidR="00B070B7">
        <w:rPr>
          <w:rFonts w:cs="Times New Roman"/>
          <w:szCs w:val="24"/>
        </w:rPr>
        <w:t xml:space="preserve">and the SEEDclim team for </w:t>
      </w:r>
      <w:r w:rsidR="00051E70">
        <w:rPr>
          <w:rFonts w:cs="Times New Roman"/>
          <w:szCs w:val="24"/>
        </w:rPr>
        <w:t xml:space="preserve">general </w:t>
      </w:r>
      <w:r w:rsidR="00B070B7">
        <w:rPr>
          <w:rFonts w:cs="Times New Roman"/>
          <w:szCs w:val="24"/>
        </w:rPr>
        <w:t>support.</w:t>
      </w:r>
    </w:p>
    <w:p w14:paraId="69A49D16" w14:textId="77777777" w:rsidR="00676CFB" w:rsidRPr="00881BB5" w:rsidRDefault="00676CFB" w:rsidP="00F308F7">
      <w:pPr>
        <w:spacing w:line="480" w:lineRule="auto"/>
        <w:ind w:firstLine="720"/>
        <w:rPr>
          <w:rFonts w:cs="Times New Roman"/>
          <w:szCs w:val="24"/>
        </w:rPr>
      </w:pPr>
    </w:p>
    <w:p w14:paraId="3BE88822" w14:textId="669B04C1" w:rsidR="00FA43D4" w:rsidRPr="00881BB5" w:rsidRDefault="00FA43D4" w:rsidP="00F308F7">
      <w:pPr>
        <w:pStyle w:val="Heading1"/>
        <w:spacing w:before="0" w:line="480" w:lineRule="auto"/>
        <w:rPr>
          <w:rFonts w:cs="Times New Roman"/>
          <w:szCs w:val="24"/>
        </w:rPr>
      </w:pPr>
      <w:r w:rsidRPr="00881BB5">
        <w:rPr>
          <w:rFonts w:cs="Times New Roman"/>
          <w:szCs w:val="24"/>
        </w:rPr>
        <w:t>WORKS CITED</w:t>
      </w:r>
    </w:p>
    <w:p w14:paraId="7C87844D" w14:textId="3DBBF860" w:rsidR="00A9233E" w:rsidRPr="00A9233E" w:rsidRDefault="00FA43D4" w:rsidP="00A9233E">
      <w:pPr>
        <w:widowControl w:val="0"/>
        <w:autoSpaceDE w:val="0"/>
        <w:autoSpaceDN w:val="0"/>
        <w:adjustRightInd w:val="0"/>
        <w:spacing w:line="480" w:lineRule="auto"/>
        <w:ind w:left="480" w:hanging="480"/>
        <w:rPr>
          <w:rFonts w:cs="Times New Roman"/>
          <w:noProof/>
          <w:szCs w:val="24"/>
        </w:rPr>
      </w:pPr>
      <w:r w:rsidRPr="00881BB5">
        <w:rPr>
          <w:rFonts w:eastAsiaTheme="minorEastAsia" w:cs="Times New Roman"/>
          <w:szCs w:val="24"/>
        </w:rPr>
        <w:fldChar w:fldCharType="begin" w:fldLock="1"/>
      </w:r>
      <w:r w:rsidRPr="00881BB5">
        <w:rPr>
          <w:rFonts w:cs="Times New Roman"/>
          <w:szCs w:val="24"/>
        </w:rPr>
        <w:instrText xml:space="preserve">ADDIN Mendeley Bibliography CSL_BIBLIOGRAPHY </w:instrText>
      </w:r>
      <w:r w:rsidRPr="00881BB5">
        <w:rPr>
          <w:rFonts w:eastAsiaTheme="minorEastAsia" w:cs="Times New Roman"/>
          <w:szCs w:val="24"/>
        </w:rPr>
        <w:fldChar w:fldCharType="separate"/>
      </w:r>
      <w:r w:rsidR="00A9233E" w:rsidRPr="00A9233E">
        <w:rPr>
          <w:rFonts w:cs="Times New Roman"/>
          <w:noProof/>
          <w:szCs w:val="24"/>
        </w:rPr>
        <w:t>Alonso, D., R. S. Etienne, and A. J. McKane. 2006. The merits of neutral theory. Trends in Ecology and Evolution 21:451–457.</w:t>
      </w:r>
    </w:p>
    <w:p w14:paraId="75EB6F30"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lastRenderedPageBreak/>
        <w:t>Aronson, E. L., and S. G. McNulty. 2009. Appropriate experimental ecosystem warming methods by ecosystem, objective, and practicality. Agricultural and Forest Meteorology 149:1791–1799.</w:t>
      </w:r>
    </w:p>
    <w:p w14:paraId="64156FF5"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De Bello, F., J. Lepš, and M. T. Sebastià. 2005. Predictive value of plant traits to grazing along a climatic gradient in the Mediterranean. Journal of Applied Ecology 42:824–833.</w:t>
      </w:r>
    </w:p>
    <w:p w14:paraId="2574FD05"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Brooks, S. P. B., and A. G. Gelman. 1998. General methods for monitoring convergence of iterative simulations. Journal of computational and graphical statistics 7:434–455.</w:t>
      </w:r>
    </w:p>
    <w:p w14:paraId="141B7BB1"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Callaway, R., R. Brooker, and P. Choler. 2002. Positive interactions among alpine plants increase with stress. Nature 417:844–848.</w:t>
      </w:r>
    </w:p>
    <w:p w14:paraId="7D64E4BA"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Cornelissen, J. H. C., Y.-B. Song, F.-H. Yu, and M. Dong. 2014. Plant traits and ecosystem effects of clonality: a new research agenda. Annals of botany 114:369–376.</w:t>
      </w:r>
    </w:p>
    <w:p w14:paraId="22A7B2F3"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Cornelissen, J., S. Lavorel, E. Garnier, S. Díaz, Buchmann, D. Gurvich, P. Reich, H. ter Steege, M. HD, M. Van Der Heijden, J. Pausas, and H. Poorter. 2003. A handbook of protocols for standardised and easy measurement of plant functional traits worldwide. Australian Journal of Botany 51:335–380.</w:t>
      </w:r>
    </w:p>
    <w:p w14:paraId="1688E607"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Cornwell, W., and D. Ackerly. 2009. Community assembly and shifts in plant trait distributions across an environmental gradient in coastal California. Ecological Monographs 79:109–126.</w:t>
      </w:r>
    </w:p>
    <w:p w14:paraId="1CED548A"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Dirnböck, T., and S. Dullinger. 2004. Habitat distribution models, spatial autocorrelation, functional traits and dispersal capacity of alpine plant species. Journal of Vegetation Science 15:77–84.</w:t>
      </w:r>
    </w:p>
    <w:p w14:paraId="57D0FC3C"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Djukic, I., F. Zehetner, A. Mentler, and M. Gerzabek. 2010. Microbial community composition and activity in different Alpine vegetation zones. Soil Biology and Biochemistry 42:155–161.</w:t>
      </w:r>
    </w:p>
    <w:p w14:paraId="07697C4B"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lastRenderedPageBreak/>
        <w:t>Enquist, B. J., J. Norberg, S. P. Bonser, C. Violle, C. T. Webb, A. Henderson, L. L. Sloat, and V. M. Savage. 2015. Scaling from traits to ecosystems: Developing a general Trait Driver Theory via integrating trait-based and metabolic scaling theories. Advances in Ecological Research 52:249–318.</w:t>
      </w:r>
    </w:p>
    <w:p w14:paraId="74D1EB56"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Eriksson, O. 1994. Stochastic population dynamics of clonal plants: numerical experiments with ramet and genet models. Ecological Research 9:257–268.</w:t>
      </w:r>
    </w:p>
    <w:p w14:paraId="343E34E2"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Falster, D. S., and M. Westoby. 2003. Plant height and evolutionary games. Trends in Ecology and Evolution 18:337–343.</w:t>
      </w:r>
    </w:p>
    <w:p w14:paraId="517F98A5"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Fonseca, C. R., J. M. Overton, B. Collins, and M. Westoby. 2000. Shifts in trait-combinations along rainfall and phosphorus gradients. Journal of Ecology 88:964–977.</w:t>
      </w:r>
    </w:p>
    <w:p w14:paraId="270FC3EA"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Gottfried, M., H. Pauli, A. Futschik, M. Akhalkatsi, P. Barančok, J. L. Benito Alonso, ..., and G. Grabherr. 2012. Continent-wide response of mountain vegetation to climate change. Nature Climate Change 2:111–115.</w:t>
      </w:r>
    </w:p>
    <w:p w14:paraId="22DBB6E9"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Gravel, D., C. D. Canham, M. Beaudet, and C. Messier. 2006. Reconciling niche and neutrality: The continuum hypothesis. Ecology Letters 9:399–409.</w:t>
      </w:r>
    </w:p>
    <w:p w14:paraId="6204C662"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Groenendael, J. M. V, L. Klimes, J. Klimesova, and R. J. J. Hendriks. 1996. Comparative Ecology of Clonal Plants. Philosophical Transactions of the Royal Society B 351:1331–1339.</w:t>
      </w:r>
    </w:p>
    <w:p w14:paraId="6C3B9137"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Halassy, M., G. Campetella, R. Canullo, and L. Mucina. 2005. Patterns of functional clonal traits and clonal growth modes in contrasting grasslands in the central Apennines, Italy. Journal of Vegetation 16:29–36.</w:t>
      </w:r>
    </w:p>
    <w:p w14:paraId="443ECF3C"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Hobbie, S. E., and F. S. Chapin III. 1998. The response of tundra plant biomass, aboveground production, nitrogen, and CO2 flux to experimental warming. Ecology 79:1526–1544.</w:t>
      </w:r>
    </w:p>
    <w:p w14:paraId="38A10C23"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lastRenderedPageBreak/>
        <w:t>Hooper, D. U., M. Solan, and A. Symstad. 2002. Species diversity, functional diversity and ecosystem functioning. Pages 195 – 208 In: Biodiversity and ecosystem functioning: synthesis and perspectives. Oxford University Press, Oxford, England.</w:t>
      </w:r>
    </w:p>
    <w:p w14:paraId="155B5E4E"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Hubbell, S. P. 2001. The unified neutral theory of biodiversity and biography. Monographs in Population Biology. Princeton University Press.</w:t>
      </w:r>
    </w:p>
    <w:p w14:paraId="6D3D83AA"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Hudson, J. M. G., G. H. R. Henry, and W. K. Cornwell. 2011. Taller and larger: shifts in Arctic tundra leaf traits after 16 years of experimental warming. Global Change Biology 17:1013–1021.</w:t>
      </w:r>
    </w:p>
    <w:p w14:paraId="6BF10CD6"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Kimball, S., A. L. Angert, T. E. Huxman, and D. L. Venable. 2010. Contemporary climate change in the Sonoran Desert favors cold-adapted species. Global Change Biology 16:1555–1565.</w:t>
      </w:r>
    </w:p>
    <w:p w14:paraId="19866628"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Klanderud, K., V. Vandvik, and D. Goldberg. 2015. The Importance of Biotic vs. Abiotic Drivers of Local Plant Community Composition Along Regional Bioclimatic Gradients. Plos One 10:1–14.</w:t>
      </w:r>
    </w:p>
    <w:p w14:paraId="5409BC1C"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Klimešová, J., and F. De Bello. 2009. CLO-PLA: The database of clonal and bud bank traits of Central European flora. Journal of Vegetation Science 20:511–516.</w:t>
      </w:r>
    </w:p>
    <w:p w14:paraId="14826520"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Klimešová, J., and T. Herben. 2015. Clonal and bud bank traits: patterns across temperate plant communities. Journal of Vegetation Science 26:243–253.</w:t>
      </w:r>
    </w:p>
    <w:p w14:paraId="696E4621"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Klimešová, J., and L. Klimes. 2007. Bud banks and their role in vegetative regeneration – A literature review and proposal for simple classification and assessment. Perspectives in Plant Ecology, Evolution and Systematics 8:115–129.</w:t>
      </w:r>
    </w:p>
    <w:p w14:paraId="46854118"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Körner, C. 2007. The use of “altitude” in ecological research. Trends in Ecology &amp; Evolution 22:569–574.</w:t>
      </w:r>
    </w:p>
    <w:p w14:paraId="011F1F26"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lastRenderedPageBreak/>
        <w:t>Kraft, N. J. B., R. Valencia, and D. D. Ackerly. 2008. Functional traits and niche-based tree community assembly in an Amazonian forest. Science 322:580.</w:t>
      </w:r>
    </w:p>
    <w:p w14:paraId="21FA97B9"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Kudo, G., Y. Nishikawa, T. Kasagi, and S. Kosuge. 2004. Does seed production of spring ephemerals decrease when spring comes early? Ecological Research 19:255–259.</w:t>
      </w:r>
    </w:p>
    <w:p w14:paraId="259B606A"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Lavorel, S., and E. Garnier. 2002. Predicting changes in community composition and ecosystem functioning from plant traits: revisiting the Holy Grail. Functional Ecology 16:545–556.</w:t>
      </w:r>
    </w:p>
    <w:p w14:paraId="54CE7712"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Lid, J., and D. T. Lid. 2007. Norsk flora. Det Norske Samlaget.</w:t>
      </w:r>
    </w:p>
    <w:p w14:paraId="0FBAC459"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McGill, B. J., B. J. Enquist, E. Weiher, and M. Westoby. 2006. Rebuilding community ecology from functional traits. Trends in Ecology and Evolution 21:178–185.</w:t>
      </w:r>
    </w:p>
    <w:p w14:paraId="0B0B3B30"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Mutshinda, C. M., R. B. O’Hara, and I. P. Woiwod. 2008. Species abundance dynamics under neutral assumptions: a Bayesian approach to the controversy. Functional Ecology 22:340–347.</w:t>
      </w:r>
    </w:p>
    <w:p w14:paraId="48EA6466"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Neilson, R. R. P., L. L. F. Pitelka, A. M. Solomon, R. Nathan, G. F. Midgley, J. M. V. Fragoso, H. Lischke, and K. Thompson. 2005. Forecasting regional to global plant migration in response to climate change. BioScience 55:749.</w:t>
      </w:r>
    </w:p>
    <w:p w14:paraId="631A6D3A"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Newman, E. 1973. Dr. Newman replies to Dr. Grime’s Competition and Diversity in Herbaceous Vegetation. Nature 244.</w:t>
      </w:r>
    </w:p>
    <w:p w14:paraId="07DD318D"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Pauli, H., M. Gottfried, S. Dullinger, O. Abdaladze, M. Akhalkatsi, J. L. B. Alonso, G. Coldea, J. Dick, B. Erschbamer, R. F. Calzado, D. Ghosn, J. I. Holten, R. Kanka, G. Kazakis, J. Kollar, P. Larsson, P. Moiseev, D. Moiseev, U. Molau, J. M. Mesa, L. Nagy, G. Pelino, M. Puscas, G. Rossi, A. Stanisci, A. O. Syverhuset, J. P. Theurillat, M. Tomaselli, P. Unterluggauer, L. Villar, P. Vittoz, and G. Grabherr. 2012. Recent Plant Diversity Changes on Europe’s Mountain Summits. Science 336:353–355.</w:t>
      </w:r>
    </w:p>
    <w:p w14:paraId="4BC29BC7"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lastRenderedPageBreak/>
        <w:t>Plummer, M. 2003. JAGS: A program for analysis of bayesian graphical models using gibbs sampling. Proceedings of the 3rd International Workshop on Distributed Statistical Computing (DSC 2003). March:20–22.</w:t>
      </w:r>
    </w:p>
    <w:p w14:paraId="03DF0BEC"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Post, E., and C. Pedersen. 2008. Opposing plant community responses to warming with and without herbivores. Proceedings of the National Academy of Sciences of the USA 105:12353–12358.</w:t>
      </w:r>
    </w:p>
    <w:p w14:paraId="1ED8FC0F"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Royal Botanic Gardens Kew. 2014. Seed Information Database (SID).</w:t>
      </w:r>
    </w:p>
    <w:p w14:paraId="054A7C15"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Schwinning, S., and J. Weiner. 1998. Mechanisms determining the degree of size asymmetry in competition among plants. Oecologia 113:447–455.</w:t>
      </w:r>
    </w:p>
    <w:p w14:paraId="1586E0B0"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Shipley, B., C. E. T. Paine, and C. Baraloto. 2011. Quantifying the importance of local niche-based and stochastic processes to tropical tree community assembly. Ecology 93:760–769.</w:t>
      </w:r>
    </w:p>
    <w:p w14:paraId="7266761C"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Shipley, B., D. Vile, and E. Garnier. 2006. From plant traits to plant communities: a statistical mechanistic approach to biodiversity. Science (New York, N.Y.) 314:812–4.</w:t>
      </w:r>
    </w:p>
    <w:p w14:paraId="5FCDF686"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Silvertown, J. 2004. Plant coexistence and the niche. Trends in Ecology and Evolution 19:605–611.</w:t>
      </w:r>
    </w:p>
    <w:p w14:paraId="7B775150"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Solomon, S., D. Qin, M. Manning, Z. Chen, M. L. Parry, O. F. Canziani, ..., and D. Martino. 2007. IPCC, 2007: summary for policymakers. In: Climate change 2007: the physical science basis. Contribution of working group I to the fourth assessment report of the intergovernmental panel on climate change. Cambridge University Press, Cambridge, UK.</w:t>
      </w:r>
    </w:p>
    <w:p w14:paraId="2B7753B7"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Sterck, F., L. Poorter, and F. Schieving. 2006. Leaf traits determine the growth-survival trade-off across rain forest tree species. The American Naturalist 167:758–765.</w:t>
      </w:r>
    </w:p>
    <w:p w14:paraId="1BD34B74"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Su, Y., and M. Yajima. 2012. R2jags: A Package for Running jags from R.</w:t>
      </w:r>
    </w:p>
    <w:p w14:paraId="14026EEB"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 xml:space="preserve">Tilman, D. 2004. Niche tradeoffs, neutrality, and community structure: a stochastic theory of </w:t>
      </w:r>
      <w:r w:rsidRPr="00A9233E">
        <w:rPr>
          <w:rFonts w:cs="Times New Roman"/>
          <w:noProof/>
          <w:szCs w:val="24"/>
        </w:rPr>
        <w:lastRenderedPageBreak/>
        <w:t>resource competition, invasion, and community assembly. Proceedings of the National Academy of Sciences of the USA 101:10854–10861.</w:t>
      </w:r>
    </w:p>
    <w:p w14:paraId="3C65F5AD"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Violle, C., M. Navas, D. Vile, E. Kazakou, C. Fortunel, I. Hummel, and E. Garnier. 2007. Let the concept of trait be functional! Oikos 116:882–892.</w:t>
      </w:r>
    </w:p>
    <w:p w14:paraId="2E8ED28D"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Visser, M. E. 2008. Keeping up with a warming world; assessing the rate of adaptation to climate change. Proceedings of the Royal Society B 275:649–659.</w:t>
      </w:r>
    </w:p>
    <w:p w14:paraId="383049DC"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Westoby, M. 1998. A leaf-height-seed (LHS) plant ecology strategy scheme. Plant and Soil 199:213–227.</w:t>
      </w:r>
    </w:p>
    <w:p w14:paraId="2F8E4035" w14:textId="77777777" w:rsidR="00A9233E" w:rsidRPr="00A9233E" w:rsidRDefault="00A9233E" w:rsidP="00A9233E">
      <w:pPr>
        <w:widowControl w:val="0"/>
        <w:autoSpaceDE w:val="0"/>
        <w:autoSpaceDN w:val="0"/>
        <w:adjustRightInd w:val="0"/>
        <w:spacing w:line="480" w:lineRule="auto"/>
        <w:ind w:left="480" w:hanging="480"/>
        <w:rPr>
          <w:rFonts w:cs="Times New Roman"/>
          <w:noProof/>
          <w:szCs w:val="24"/>
        </w:rPr>
      </w:pPr>
      <w:r w:rsidRPr="00A9233E">
        <w:rPr>
          <w:rFonts w:cs="Times New Roman"/>
          <w:noProof/>
          <w:szCs w:val="24"/>
        </w:rPr>
        <w:t>Wright, I. J., P. B. Reich, J. H. C. Cornelissen, D. S. Falster, P. K. Groom, K. Hikosaka, ..., and M. Westoby. 2005. Modulation of leaf economic traits and trait relationships by climate. Global Ecology and Biogeography 14:411–421.</w:t>
      </w:r>
    </w:p>
    <w:p w14:paraId="7F420F6F" w14:textId="77777777" w:rsidR="00A9233E" w:rsidRPr="00A9233E" w:rsidRDefault="00A9233E" w:rsidP="00A9233E">
      <w:pPr>
        <w:widowControl w:val="0"/>
        <w:autoSpaceDE w:val="0"/>
        <w:autoSpaceDN w:val="0"/>
        <w:adjustRightInd w:val="0"/>
        <w:spacing w:line="480" w:lineRule="auto"/>
        <w:ind w:left="480" w:hanging="480"/>
        <w:rPr>
          <w:rFonts w:cs="Times New Roman"/>
          <w:noProof/>
        </w:rPr>
      </w:pPr>
      <w:r w:rsidRPr="00A9233E">
        <w:rPr>
          <w:rFonts w:cs="Times New Roman"/>
          <w:noProof/>
          <w:szCs w:val="24"/>
        </w:rPr>
        <w:t>Zobel, M., M. Moora, and T. Herben. 2010. Clonal mobility and its implications for spatio-temporal patterns of plant communities: what do we need to know next? Oikos 119:802–806.</w:t>
      </w:r>
    </w:p>
    <w:p w14:paraId="2EBDA4B5" w14:textId="5260F84D" w:rsidR="00BE2BAB" w:rsidRDefault="00FA43D4" w:rsidP="00BD3AAB">
      <w:pPr>
        <w:widowControl w:val="0"/>
        <w:autoSpaceDE w:val="0"/>
        <w:autoSpaceDN w:val="0"/>
        <w:adjustRightInd w:val="0"/>
        <w:spacing w:line="480" w:lineRule="auto"/>
        <w:rPr>
          <w:rFonts w:cs="Times New Roman"/>
          <w:szCs w:val="24"/>
        </w:rPr>
      </w:pPr>
      <w:r w:rsidRPr="00881BB5">
        <w:rPr>
          <w:rFonts w:cs="Times New Roman"/>
          <w:szCs w:val="24"/>
        </w:rPr>
        <w:fldChar w:fldCharType="end"/>
      </w:r>
      <w:r w:rsidR="00BE2BAB">
        <w:rPr>
          <w:rFonts w:cs="Times New Roman"/>
          <w:szCs w:val="24"/>
        </w:rPr>
        <w:br w:type="page"/>
      </w:r>
    </w:p>
    <w:p w14:paraId="61FBD569" w14:textId="5C0108DB" w:rsidR="00AC018A" w:rsidRPr="00881BB5" w:rsidRDefault="00AC018A" w:rsidP="00EC57AF">
      <w:pPr>
        <w:widowControl w:val="0"/>
        <w:autoSpaceDE w:val="0"/>
        <w:autoSpaceDN w:val="0"/>
        <w:adjustRightInd w:val="0"/>
        <w:spacing w:line="480" w:lineRule="auto"/>
        <w:rPr>
          <w:rFonts w:cs="Times New Roman"/>
          <w:szCs w:val="24"/>
        </w:rPr>
      </w:pPr>
      <w:r w:rsidRPr="00881BB5">
        <w:rPr>
          <w:rFonts w:cs="Times New Roman"/>
          <w:szCs w:val="24"/>
        </w:rPr>
        <w:lastRenderedPageBreak/>
        <w:t xml:space="preserve">TABLE 1: </w:t>
      </w:r>
      <w:r w:rsidRPr="00881BB5">
        <w:rPr>
          <w:rFonts w:eastAsia="Times New Roman" w:cs="Times New Roman"/>
          <w:szCs w:val="24"/>
        </w:rPr>
        <w:t>Summary statistics for the best-fit weighted linear model for each trait</w:t>
      </w:r>
    </w:p>
    <w:tbl>
      <w:tblPr>
        <w:tblW w:w="0" w:type="pct"/>
        <w:tblLook w:val="07E0" w:firstRow="1" w:lastRow="1" w:firstColumn="1" w:lastColumn="1" w:noHBand="1" w:noVBand="1"/>
      </w:tblPr>
      <w:tblGrid>
        <w:gridCol w:w="1463"/>
        <w:gridCol w:w="1629"/>
        <w:gridCol w:w="1056"/>
        <w:gridCol w:w="832"/>
        <w:gridCol w:w="1096"/>
        <w:gridCol w:w="952"/>
      </w:tblGrid>
      <w:tr w:rsidR="00AC018A" w:rsidRPr="00881BB5" w14:paraId="20446EAA" w14:textId="77777777" w:rsidTr="00AC018A">
        <w:tc>
          <w:tcPr>
            <w:tcW w:w="0" w:type="auto"/>
            <w:tcBorders>
              <w:top w:val="single" w:sz="4" w:space="0" w:color="auto"/>
              <w:left w:val="nil"/>
              <w:bottom w:val="single" w:sz="2" w:space="0" w:color="auto"/>
              <w:right w:val="nil"/>
            </w:tcBorders>
            <w:vAlign w:val="bottom"/>
            <w:hideMark/>
          </w:tcPr>
          <w:p w14:paraId="153711F6"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Trait</w:t>
            </w:r>
          </w:p>
        </w:tc>
        <w:tc>
          <w:tcPr>
            <w:tcW w:w="0" w:type="auto"/>
            <w:tcBorders>
              <w:top w:val="single" w:sz="4" w:space="0" w:color="auto"/>
              <w:left w:val="nil"/>
              <w:bottom w:val="single" w:sz="2" w:space="0" w:color="auto"/>
              <w:right w:val="nil"/>
            </w:tcBorders>
            <w:vAlign w:val="bottom"/>
            <w:hideMark/>
          </w:tcPr>
          <w:p w14:paraId="7CB8C4A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Variable</w:t>
            </w:r>
          </w:p>
        </w:tc>
        <w:tc>
          <w:tcPr>
            <w:tcW w:w="0" w:type="auto"/>
            <w:tcBorders>
              <w:top w:val="single" w:sz="4" w:space="0" w:color="auto"/>
              <w:left w:val="nil"/>
              <w:bottom w:val="single" w:sz="2" w:space="0" w:color="auto"/>
              <w:right w:val="nil"/>
            </w:tcBorders>
            <w:vAlign w:val="bottom"/>
            <w:hideMark/>
          </w:tcPr>
          <w:p w14:paraId="575D6D5F"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Estimate</w:t>
            </w:r>
          </w:p>
        </w:tc>
        <w:tc>
          <w:tcPr>
            <w:tcW w:w="0" w:type="auto"/>
            <w:tcBorders>
              <w:top w:val="single" w:sz="4" w:space="0" w:color="auto"/>
              <w:left w:val="nil"/>
              <w:bottom w:val="single" w:sz="2" w:space="0" w:color="auto"/>
              <w:right w:val="nil"/>
            </w:tcBorders>
            <w:vAlign w:val="bottom"/>
            <w:hideMark/>
          </w:tcPr>
          <w:p w14:paraId="3639B79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SE</w:t>
            </w:r>
          </w:p>
        </w:tc>
        <w:tc>
          <w:tcPr>
            <w:tcW w:w="0" w:type="auto"/>
            <w:tcBorders>
              <w:top w:val="single" w:sz="4" w:space="0" w:color="auto"/>
              <w:left w:val="nil"/>
              <w:bottom w:val="single" w:sz="2" w:space="0" w:color="auto"/>
              <w:right w:val="nil"/>
            </w:tcBorders>
            <w:vAlign w:val="bottom"/>
            <w:hideMark/>
          </w:tcPr>
          <w:p w14:paraId="5F451324"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t-statistic</w:t>
            </w:r>
          </w:p>
        </w:tc>
        <w:tc>
          <w:tcPr>
            <w:tcW w:w="0" w:type="auto"/>
            <w:tcBorders>
              <w:top w:val="single" w:sz="4" w:space="0" w:color="auto"/>
              <w:left w:val="nil"/>
              <w:bottom w:val="single" w:sz="2" w:space="0" w:color="auto"/>
              <w:right w:val="nil"/>
            </w:tcBorders>
            <w:vAlign w:val="bottom"/>
            <w:hideMark/>
          </w:tcPr>
          <w:p w14:paraId="77FC2C82"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p-value</w:t>
            </w:r>
          </w:p>
        </w:tc>
      </w:tr>
      <w:tr w:rsidR="00AC018A" w:rsidRPr="00881BB5" w14:paraId="2AACF26C" w14:textId="77777777" w:rsidTr="00AC018A">
        <w:tc>
          <w:tcPr>
            <w:tcW w:w="0" w:type="auto"/>
            <w:hideMark/>
          </w:tcPr>
          <w:p w14:paraId="7C5637E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Bud Number</w:t>
            </w:r>
          </w:p>
        </w:tc>
        <w:tc>
          <w:tcPr>
            <w:tcW w:w="0" w:type="auto"/>
            <w:hideMark/>
          </w:tcPr>
          <w:p w14:paraId="12ABE2C7"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exp(-Temp)</w:t>
            </w:r>
          </w:p>
        </w:tc>
        <w:tc>
          <w:tcPr>
            <w:tcW w:w="0" w:type="auto"/>
            <w:hideMark/>
          </w:tcPr>
          <w:p w14:paraId="6727ACF4"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118.15</w:t>
            </w:r>
          </w:p>
        </w:tc>
        <w:tc>
          <w:tcPr>
            <w:tcW w:w="0" w:type="auto"/>
            <w:hideMark/>
          </w:tcPr>
          <w:p w14:paraId="7823037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52.83</w:t>
            </w:r>
          </w:p>
        </w:tc>
        <w:tc>
          <w:tcPr>
            <w:tcW w:w="0" w:type="auto"/>
            <w:hideMark/>
          </w:tcPr>
          <w:p w14:paraId="72493C4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2.24</w:t>
            </w:r>
          </w:p>
        </w:tc>
        <w:tc>
          <w:tcPr>
            <w:tcW w:w="0" w:type="auto"/>
            <w:hideMark/>
          </w:tcPr>
          <w:p w14:paraId="7E9B6635"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0.049</w:t>
            </w:r>
          </w:p>
        </w:tc>
      </w:tr>
      <w:tr w:rsidR="00AC018A" w:rsidRPr="00881BB5" w14:paraId="2E2FC4BE" w14:textId="77777777" w:rsidTr="00AC018A">
        <w:tc>
          <w:tcPr>
            <w:tcW w:w="0" w:type="auto"/>
            <w:hideMark/>
          </w:tcPr>
          <w:p w14:paraId="47DCD3C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Lat. Spread</w:t>
            </w:r>
          </w:p>
        </w:tc>
        <w:tc>
          <w:tcPr>
            <w:tcW w:w="0" w:type="auto"/>
            <w:hideMark/>
          </w:tcPr>
          <w:p w14:paraId="7DB467A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0" w:type="auto"/>
            <w:hideMark/>
          </w:tcPr>
          <w:p w14:paraId="0CF88780"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w:t>
            </w:r>
          </w:p>
        </w:tc>
        <w:tc>
          <w:tcPr>
            <w:tcW w:w="0" w:type="auto"/>
            <w:hideMark/>
          </w:tcPr>
          <w:p w14:paraId="3572DE4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0" w:type="auto"/>
            <w:hideMark/>
          </w:tcPr>
          <w:p w14:paraId="12C69DD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2.50</w:t>
            </w:r>
          </w:p>
        </w:tc>
        <w:tc>
          <w:tcPr>
            <w:tcW w:w="0" w:type="auto"/>
            <w:hideMark/>
          </w:tcPr>
          <w:p w14:paraId="68A21C97"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0.031</w:t>
            </w:r>
          </w:p>
        </w:tc>
      </w:tr>
      <w:tr w:rsidR="00AC018A" w:rsidRPr="00881BB5" w14:paraId="541954E9" w14:textId="77777777" w:rsidTr="00AC018A">
        <w:tc>
          <w:tcPr>
            <w:tcW w:w="0" w:type="auto"/>
            <w:hideMark/>
          </w:tcPr>
          <w:p w14:paraId="799B787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Leaf Area</w:t>
            </w:r>
          </w:p>
        </w:tc>
        <w:tc>
          <w:tcPr>
            <w:tcW w:w="0" w:type="auto"/>
            <w:hideMark/>
          </w:tcPr>
          <w:p w14:paraId="5C69B6C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0" w:type="auto"/>
            <w:hideMark/>
          </w:tcPr>
          <w:p w14:paraId="5E962E8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0" w:type="auto"/>
            <w:hideMark/>
          </w:tcPr>
          <w:p w14:paraId="42841EB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0" w:type="auto"/>
            <w:hideMark/>
          </w:tcPr>
          <w:p w14:paraId="619BA10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3.83</w:t>
            </w:r>
          </w:p>
        </w:tc>
        <w:tc>
          <w:tcPr>
            <w:tcW w:w="0" w:type="auto"/>
            <w:hideMark/>
          </w:tcPr>
          <w:p w14:paraId="2A7E8DF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0.004</w:t>
            </w:r>
          </w:p>
        </w:tc>
      </w:tr>
      <w:tr w:rsidR="00AC018A" w:rsidRPr="00881BB5" w14:paraId="25D53CFA" w14:textId="77777777" w:rsidTr="00AC018A">
        <w:tc>
          <w:tcPr>
            <w:tcW w:w="0" w:type="auto"/>
          </w:tcPr>
          <w:p w14:paraId="6ADB451C" w14:textId="77777777" w:rsidR="00AC018A" w:rsidRPr="00881BB5" w:rsidRDefault="00AC018A" w:rsidP="00F308F7">
            <w:pPr>
              <w:spacing w:line="480" w:lineRule="auto"/>
              <w:rPr>
                <w:rFonts w:cs="Times New Roman"/>
                <w:szCs w:val="24"/>
              </w:rPr>
            </w:pPr>
          </w:p>
        </w:tc>
        <w:tc>
          <w:tcPr>
            <w:tcW w:w="0" w:type="auto"/>
            <w:hideMark/>
          </w:tcPr>
          <w:p w14:paraId="78F7348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Precip</w:t>
            </w:r>
          </w:p>
        </w:tc>
        <w:tc>
          <w:tcPr>
            <w:tcW w:w="0" w:type="auto"/>
          </w:tcPr>
          <w:p w14:paraId="3EA7653B" w14:textId="77777777" w:rsidR="00AC018A" w:rsidRPr="00881BB5" w:rsidRDefault="00AC018A" w:rsidP="00F308F7">
            <w:pPr>
              <w:spacing w:line="480" w:lineRule="auto"/>
              <w:rPr>
                <w:rFonts w:cs="Times New Roman"/>
                <w:szCs w:val="24"/>
              </w:rPr>
            </w:pPr>
          </w:p>
        </w:tc>
        <w:tc>
          <w:tcPr>
            <w:tcW w:w="0" w:type="auto"/>
          </w:tcPr>
          <w:p w14:paraId="36E34CD8" w14:textId="77777777" w:rsidR="00AC018A" w:rsidRPr="00881BB5" w:rsidRDefault="00AC018A" w:rsidP="00F308F7">
            <w:pPr>
              <w:spacing w:line="480" w:lineRule="auto"/>
              <w:rPr>
                <w:rFonts w:cs="Times New Roman"/>
                <w:szCs w:val="24"/>
              </w:rPr>
            </w:pPr>
          </w:p>
        </w:tc>
        <w:tc>
          <w:tcPr>
            <w:tcW w:w="0" w:type="auto"/>
          </w:tcPr>
          <w:p w14:paraId="4907CE17" w14:textId="77777777" w:rsidR="00AC018A" w:rsidRPr="00881BB5" w:rsidRDefault="00AC018A" w:rsidP="00F308F7">
            <w:pPr>
              <w:spacing w:line="480" w:lineRule="auto"/>
              <w:rPr>
                <w:rFonts w:cs="Times New Roman"/>
                <w:szCs w:val="24"/>
              </w:rPr>
            </w:pPr>
          </w:p>
        </w:tc>
        <w:tc>
          <w:tcPr>
            <w:tcW w:w="0" w:type="auto"/>
            <w:hideMark/>
          </w:tcPr>
          <w:p w14:paraId="4B7A171B"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NS</w:t>
            </w:r>
          </w:p>
        </w:tc>
      </w:tr>
      <w:tr w:rsidR="00AC018A" w:rsidRPr="00881BB5" w14:paraId="46FD8AD0" w14:textId="77777777" w:rsidTr="00AC018A">
        <w:tc>
          <w:tcPr>
            <w:tcW w:w="0" w:type="auto"/>
            <w:hideMark/>
          </w:tcPr>
          <w:p w14:paraId="0091185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Max. Height</w:t>
            </w:r>
          </w:p>
        </w:tc>
        <w:tc>
          <w:tcPr>
            <w:tcW w:w="0" w:type="auto"/>
            <w:hideMark/>
          </w:tcPr>
          <w:p w14:paraId="595E989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0" w:type="auto"/>
            <w:hideMark/>
          </w:tcPr>
          <w:p w14:paraId="1D0FD4E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0" w:type="auto"/>
            <w:hideMark/>
          </w:tcPr>
          <w:p w14:paraId="0367B29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0" w:type="auto"/>
            <w:hideMark/>
          </w:tcPr>
          <w:p w14:paraId="3C3BB47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4.26</w:t>
            </w:r>
          </w:p>
        </w:tc>
        <w:tc>
          <w:tcPr>
            <w:tcW w:w="0" w:type="auto"/>
            <w:hideMark/>
          </w:tcPr>
          <w:p w14:paraId="5987BA2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0.002</w:t>
            </w:r>
          </w:p>
        </w:tc>
      </w:tr>
      <w:tr w:rsidR="00AC018A" w:rsidRPr="00881BB5" w14:paraId="3C90B3E7" w14:textId="77777777" w:rsidTr="00AC018A">
        <w:tc>
          <w:tcPr>
            <w:tcW w:w="0" w:type="auto"/>
            <w:hideMark/>
          </w:tcPr>
          <w:p w14:paraId="07C33830"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Offspring</w:t>
            </w:r>
          </w:p>
        </w:tc>
        <w:tc>
          <w:tcPr>
            <w:tcW w:w="0" w:type="auto"/>
            <w:hideMark/>
          </w:tcPr>
          <w:p w14:paraId="674F4F1E"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 x Precip</w:t>
            </w:r>
          </w:p>
        </w:tc>
        <w:tc>
          <w:tcPr>
            <w:tcW w:w="0" w:type="auto"/>
          </w:tcPr>
          <w:p w14:paraId="689B2F40" w14:textId="77777777" w:rsidR="00AC018A" w:rsidRPr="00881BB5" w:rsidRDefault="00AC018A" w:rsidP="00F308F7">
            <w:pPr>
              <w:spacing w:line="480" w:lineRule="auto"/>
              <w:rPr>
                <w:rFonts w:cs="Times New Roman"/>
                <w:szCs w:val="24"/>
              </w:rPr>
            </w:pPr>
          </w:p>
        </w:tc>
        <w:tc>
          <w:tcPr>
            <w:tcW w:w="0" w:type="auto"/>
          </w:tcPr>
          <w:p w14:paraId="2470A609" w14:textId="77777777" w:rsidR="00AC018A" w:rsidRPr="00881BB5" w:rsidRDefault="00AC018A" w:rsidP="00F308F7">
            <w:pPr>
              <w:spacing w:line="480" w:lineRule="auto"/>
              <w:rPr>
                <w:rFonts w:cs="Times New Roman"/>
                <w:szCs w:val="24"/>
              </w:rPr>
            </w:pPr>
          </w:p>
        </w:tc>
        <w:tc>
          <w:tcPr>
            <w:tcW w:w="0" w:type="auto"/>
          </w:tcPr>
          <w:p w14:paraId="109E5D72" w14:textId="77777777" w:rsidR="00AC018A" w:rsidRPr="00881BB5" w:rsidRDefault="00AC018A" w:rsidP="00F308F7">
            <w:pPr>
              <w:spacing w:line="480" w:lineRule="auto"/>
              <w:rPr>
                <w:rFonts w:cs="Times New Roman"/>
                <w:szCs w:val="24"/>
              </w:rPr>
            </w:pPr>
          </w:p>
        </w:tc>
        <w:tc>
          <w:tcPr>
            <w:tcW w:w="0" w:type="auto"/>
            <w:hideMark/>
          </w:tcPr>
          <w:p w14:paraId="26739E6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NS</w:t>
            </w:r>
          </w:p>
        </w:tc>
      </w:tr>
      <w:tr w:rsidR="00AC018A" w:rsidRPr="00881BB5" w14:paraId="5F486D75" w14:textId="77777777" w:rsidTr="00AC018A">
        <w:tc>
          <w:tcPr>
            <w:tcW w:w="0" w:type="auto"/>
            <w:hideMark/>
          </w:tcPr>
          <w:p w14:paraId="165280A2"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Persistence</w:t>
            </w:r>
          </w:p>
        </w:tc>
        <w:tc>
          <w:tcPr>
            <w:tcW w:w="0" w:type="auto"/>
            <w:hideMark/>
          </w:tcPr>
          <w:p w14:paraId="761D86EA"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exp(-Temp)</w:t>
            </w:r>
          </w:p>
        </w:tc>
        <w:tc>
          <w:tcPr>
            <w:tcW w:w="0" w:type="auto"/>
            <w:hideMark/>
          </w:tcPr>
          <w:p w14:paraId="65CDA475"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109.14</w:t>
            </w:r>
          </w:p>
        </w:tc>
        <w:tc>
          <w:tcPr>
            <w:tcW w:w="0" w:type="auto"/>
            <w:hideMark/>
          </w:tcPr>
          <w:p w14:paraId="1D2B1A9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19.28</w:t>
            </w:r>
          </w:p>
        </w:tc>
        <w:tc>
          <w:tcPr>
            <w:tcW w:w="0" w:type="auto"/>
            <w:hideMark/>
          </w:tcPr>
          <w:p w14:paraId="19A8A10D"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5.66</w:t>
            </w:r>
          </w:p>
        </w:tc>
        <w:tc>
          <w:tcPr>
            <w:tcW w:w="0" w:type="auto"/>
            <w:hideMark/>
          </w:tcPr>
          <w:p w14:paraId="7537230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AC018A" w:rsidRPr="00881BB5" w14:paraId="71ADD2A3" w14:textId="77777777" w:rsidTr="00AC018A">
        <w:tc>
          <w:tcPr>
            <w:tcW w:w="0" w:type="auto"/>
          </w:tcPr>
          <w:p w14:paraId="789C0322"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Seed Mass</w:t>
            </w:r>
          </w:p>
        </w:tc>
        <w:tc>
          <w:tcPr>
            <w:tcW w:w="0" w:type="auto"/>
          </w:tcPr>
          <w:p w14:paraId="14312332"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(none)</w:t>
            </w:r>
          </w:p>
        </w:tc>
        <w:tc>
          <w:tcPr>
            <w:tcW w:w="0" w:type="auto"/>
          </w:tcPr>
          <w:p w14:paraId="3C1FE1BF" w14:textId="77777777" w:rsidR="00AC018A" w:rsidRPr="00881BB5" w:rsidRDefault="00AC018A" w:rsidP="00F308F7">
            <w:pPr>
              <w:pStyle w:val="Compact"/>
              <w:spacing w:line="480" w:lineRule="auto"/>
              <w:jc w:val="right"/>
              <w:rPr>
                <w:rFonts w:ascii="Times New Roman" w:hAnsi="Times New Roman" w:cs="Times New Roman"/>
              </w:rPr>
            </w:pPr>
          </w:p>
        </w:tc>
        <w:tc>
          <w:tcPr>
            <w:tcW w:w="0" w:type="auto"/>
          </w:tcPr>
          <w:p w14:paraId="2E243926" w14:textId="77777777" w:rsidR="00AC018A" w:rsidRPr="00881BB5" w:rsidRDefault="00AC018A" w:rsidP="00F308F7">
            <w:pPr>
              <w:pStyle w:val="Compact"/>
              <w:spacing w:line="480" w:lineRule="auto"/>
              <w:jc w:val="right"/>
              <w:rPr>
                <w:rFonts w:ascii="Times New Roman" w:hAnsi="Times New Roman" w:cs="Times New Roman"/>
              </w:rPr>
            </w:pPr>
          </w:p>
        </w:tc>
        <w:tc>
          <w:tcPr>
            <w:tcW w:w="0" w:type="auto"/>
          </w:tcPr>
          <w:p w14:paraId="3EB13BB3" w14:textId="77777777" w:rsidR="00AC018A" w:rsidRPr="00881BB5" w:rsidRDefault="00AC018A" w:rsidP="00F308F7">
            <w:pPr>
              <w:pStyle w:val="Compact"/>
              <w:spacing w:line="480" w:lineRule="auto"/>
              <w:jc w:val="right"/>
              <w:rPr>
                <w:rFonts w:ascii="Times New Roman" w:hAnsi="Times New Roman" w:cs="Times New Roman"/>
              </w:rPr>
            </w:pPr>
          </w:p>
        </w:tc>
        <w:tc>
          <w:tcPr>
            <w:tcW w:w="0" w:type="auto"/>
          </w:tcPr>
          <w:p w14:paraId="304C1426" w14:textId="77777777" w:rsidR="00AC018A" w:rsidRPr="00881BB5" w:rsidRDefault="00AC018A" w:rsidP="00F308F7">
            <w:pPr>
              <w:pStyle w:val="Compact"/>
              <w:spacing w:line="480" w:lineRule="auto"/>
              <w:jc w:val="right"/>
              <w:rPr>
                <w:rFonts w:ascii="Times New Roman" w:hAnsi="Times New Roman" w:cs="Times New Roman"/>
              </w:rPr>
            </w:pPr>
          </w:p>
        </w:tc>
      </w:tr>
      <w:tr w:rsidR="00AC018A" w:rsidRPr="00881BB5" w14:paraId="5B05C2AE" w14:textId="77777777" w:rsidTr="00AC018A">
        <w:tc>
          <w:tcPr>
            <w:tcW w:w="0" w:type="auto"/>
            <w:hideMark/>
          </w:tcPr>
          <w:p w14:paraId="3476B97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SLA</w:t>
            </w:r>
          </w:p>
        </w:tc>
        <w:tc>
          <w:tcPr>
            <w:tcW w:w="0" w:type="auto"/>
            <w:hideMark/>
          </w:tcPr>
          <w:p w14:paraId="49B4F233"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0" w:type="auto"/>
            <w:hideMark/>
          </w:tcPr>
          <w:p w14:paraId="3DBC79AD"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0.02</w:t>
            </w:r>
          </w:p>
        </w:tc>
        <w:tc>
          <w:tcPr>
            <w:tcW w:w="0" w:type="auto"/>
            <w:hideMark/>
          </w:tcPr>
          <w:p w14:paraId="0294B1F3"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w:t>
            </w:r>
          </w:p>
        </w:tc>
        <w:tc>
          <w:tcPr>
            <w:tcW w:w="0" w:type="auto"/>
            <w:hideMark/>
          </w:tcPr>
          <w:p w14:paraId="1D7B716D"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5.35</w:t>
            </w:r>
          </w:p>
        </w:tc>
        <w:tc>
          <w:tcPr>
            <w:tcW w:w="0" w:type="auto"/>
            <w:hideMark/>
          </w:tcPr>
          <w:p w14:paraId="23BB144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AC018A" w:rsidRPr="00881BB5" w14:paraId="644BEC82" w14:textId="77777777" w:rsidTr="00AC018A">
        <w:tc>
          <w:tcPr>
            <w:tcW w:w="0" w:type="auto"/>
          </w:tcPr>
          <w:p w14:paraId="070A73B7" w14:textId="77777777" w:rsidR="00AC018A" w:rsidRPr="00881BB5" w:rsidRDefault="00AC018A" w:rsidP="00F308F7">
            <w:pPr>
              <w:spacing w:line="480" w:lineRule="auto"/>
              <w:rPr>
                <w:rFonts w:cs="Times New Roman"/>
                <w:szCs w:val="24"/>
              </w:rPr>
            </w:pPr>
          </w:p>
        </w:tc>
        <w:tc>
          <w:tcPr>
            <w:tcW w:w="0" w:type="auto"/>
            <w:hideMark/>
          </w:tcPr>
          <w:p w14:paraId="3705F98A"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Precip</w:t>
            </w:r>
          </w:p>
        </w:tc>
        <w:tc>
          <w:tcPr>
            <w:tcW w:w="0" w:type="auto"/>
          </w:tcPr>
          <w:p w14:paraId="7B42F69A" w14:textId="77777777" w:rsidR="00AC018A" w:rsidRPr="00881BB5" w:rsidRDefault="00AC018A" w:rsidP="00F308F7">
            <w:pPr>
              <w:spacing w:line="480" w:lineRule="auto"/>
              <w:rPr>
                <w:rFonts w:cs="Times New Roman"/>
                <w:szCs w:val="24"/>
              </w:rPr>
            </w:pPr>
          </w:p>
        </w:tc>
        <w:tc>
          <w:tcPr>
            <w:tcW w:w="0" w:type="auto"/>
          </w:tcPr>
          <w:p w14:paraId="52FB591F" w14:textId="77777777" w:rsidR="00AC018A" w:rsidRPr="00881BB5" w:rsidRDefault="00AC018A" w:rsidP="00F308F7">
            <w:pPr>
              <w:spacing w:line="480" w:lineRule="auto"/>
              <w:rPr>
                <w:rFonts w:cs="Times New Roman"/>
                <w:szCs w:val="24"/>
              </w:rPr>
            </w:pPr>
          </w:p>
        </w:tc>
        <w:tc>
          <w:tcPr>
            <w:tcW w:w="0" w:type="auto"/>
          </w:tcPr>
          <w:p w14:paraId="0F96D8C0" w14:textId="77777777" w:rsidR="00AC018A" w:rsidRPr="00881BB5" w:rsidRDefault="00AC018A" w:rsidP="00F308F7">
            <w:pPr>
              <w:spacing w:line="480" w:lineRule="auto"/>
              <w:rPr>
                <w:rFonts w:cs="Times New Roman"/>
                <w:szCs w:val="24"/>
              </w:rPr>
            </w:pPr>
          </w:p>
        </w:tc>
        <w:tc>
          <w:tcPr>
            <w:tcW w:w="0" w:type="auto"/>
            <w:hideMark/>
          </w:tcPr>
          <w:p w14:paraId="2905F31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NS</w:t>
            </w:r>
          </w:p>
        </w:tc>
      </w:tr>
      <w:tr w:rsidR="00AC018A" w:rsidRPr="00881BB5" w14:paraId="02929A98" w14:textId="77777777" w:rsidTr="00AC018A">
        <w:tc>
          <w:tcPr>
            <w:tcW w:w="0" w:type="auto"/>
            <w:tcBorders>
              <w:bottom w:val="single" w:sz="4" w:space="0" w:color="auto"/>
            </w:tcBorders>
          </w:tcPr>
          <w:p w14:paraId="4FBD1CAE" w14:textId="77777777" w:rsidR="00AC018A" w:rsidRPr="00881BB5" w:rsidRDefault="00AC018A" w:rsidP="00F308F7">
            <w:pPr>
              <w:spacing w:line="480" w:lineRule="auto"/>
              <w:rPr>
                <w:rFonts w:cs="Times New Roman"/>
                <w:szCs w:val="24"/>
              </w:rPr>
            </w:pPr>
          </w:p>
        </w:tc>
        <w:tc>
          <w:tcPr>
            <w:tcW w:w="0" w:type="auto"/>
            <w:tcBorders>
              <w:bottom w:val="single" w:sz="4" w:space="0" w:color="auto"/>
            </w:tcBorders>
            <w:hideMark/>
          </w:tcPr>
          <w:p w14:paraId="250216CE"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 x Precip</w:t>
            </w:r>
          </w:p>
        </w:tc>
        <w:tc>
          <w:tcPr>
            <w:tcW w:w="0" w:type="auto"/>
            <w:tcBorders>
              <w:bottom w:val="single" w:sz="4" w:space="0" w:color="auto"/>
            </w:tcBorders>
            <w:hideMark/>
          </w:tcPr>
          <w:p w14:paraId="5C319D46"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0" w:type="auto"/>
            <w:tcBorders>
              <w:bottom w:val="single" w:sz="4" w:space="0" w:color="auto"/>
            </w:tcBorders>
            <w:hideMark/>
          </w:tcPr>
          <w:p w14:paraId="766B685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0" w:type="auto"/>
            <w:tcBorders>
              <w:bottom w:val="single" w:sz="4" w:space="0" w:color="auto"/>
            </w:tcBorders>
            <w:hideMark/>
          </w:tcPr>
          <w:p w14:paraId="118F7AC6"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2.48</w:t>
            </w:r>
          </w:p>
        </w:tc>
        <w:tc>
          <w:tcPr>
            <w:tcW w:w="0" w:type="auto"/>
            <w:tcBorders>
              <w:bottom w:val="single" w:sz="4" w:space="0" w:color="auto"/>
            </w:tcBorders>
            <w:hideMark/>
          </w:tcPr>
          <w:p w14:paraId="4865C064"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0.038</w:t>
            </w:r>
          </w:p>
        </w:tc>
      </w:tr>
    </w:tbl>
    <w:p w14:paraId="4D4159AA" w14:textId="77777777" w:rsidR="00AC018A" w:rsidRPr="00881BB5" w:rsidRDefault="00AC018A" w:rsidP="00F308F7">
      <w:pPr>
        <w:spacing w:line="480" w:lineRule="auto"/>
        <w:rPr>
          <w:rFonts w:cs="Times New Roman"/>
          <w:szCs w:val="24"/>
        </w:rPr>
      </w:pPr>
    </w:p>
    <w:p w14:paraId="5F199B2F" w14:textId="2377F11E" w:rsidR="00AC018A" w:rsidRPr="00881BB5" w:rsidRDefault="00AC018A" w:rsidP="00F308F7">
      <w:pPr>
        <w:spacing w:line="480" w:lineRule="auto"/>
        <w:rPr>
          <w:rFonts w:eastAsia="Times New Roman" w:cs="Times New Roman"/>
          <w:szCs w:val="24"/>
        </w:rPr>
      </w:pPr>
      <w:r w:rsidRPr="00881BB5">
        <w:rPr>
          <w:rFonts w:eastAsia="Times New Roman" w:cs="Times New Roman"/>
          <w:szCs w:val="24"/>
        </w:rPr>
        <w:t xml:space="preserve">Summary statistics for the best-fit weighted linear model for each trait using mean summer temperature, annual precipitation, and their interaction as potential predictor variables, weighted by the sample size at each site (N </w:t>
      </w:r>
      <w:r w:rsidR="00A6785E">
        <w:rPr>
          <w:rFonts w:eastAsia="Times New Roman" w:cs="Times New Roman"/>
          <w:szCs w:val="24"/>
        </w:rPr>
        <w:t>ranges from</w:t>
      </w:r>
      <w:r w:rsidRPr="00881BB5">
        <w:rPr>
          <w:rFonts w:eastAsia="Times New Roman" w:cs="Times New Roman"/>
          <w:szCs w:val="24"/>
        </w:rPr>
        <w:t xml:space="preserve"> 10</w:t>
      </w:r>
      <w:r w:rsidR="00A6785E">
        <w:rPr>
          <w:rFonts w:eastAsia="Times New Roman" w:cs="Times New Roman"/>
          <w:szCs w:val="24"/>
        </w:rPr>
        <w:t xml:space="preserve"> to </w:t>
      </w:r>
      <w:r w:rsidRPr="00881BB5">
        <w:rPr>
          <w:rFonts w:eastAsia="Times New Roman" w:cs="Times New Roman"/>
          <w:szCs w:val="24"/>
        </w:rPr>
        <w:t xml:space="preserve">25). Best-fit models were determined using AIC values. For bud number and connection persistence, exponentially transforming the temperature axis resulted in better model fit. Site trait means and significant regressions are shown </w:t>
      </w:r>
      <w:r w:rsidR="00507A8D">
        <w:rPr>
          <w:rFonts w:eastAsia="Times New Roman" w:cs="Times New Roman"/>
          <w:szCs w:val="24"/>
        </w:rPr>
        <w:t xml:space="preserve">in </w:t>
      </w:r>
      <w:r w:rsidRPr="00881BB5">
        <w:rPr>
          <w:rFonts w:eastAsia="Times New Roman" w:cs="Times New Roman"/>
          <w:szCs w:val="24"/>
        </w:rPr>
        <w:t>Figure 2.</w:t>
      </w:r>
    </w:p>
    <w:p w14:paraId="74635567" w14:textId="77777777" w:rsidR="00AC018A" w:rsidRPr="00881BB5" w:rsidRDefault="00AC018A" w:rsidP="00F308F7">
      <w:pPr>
        <w:spacing w:line="480" w:lineRule="auto"/>
        <w:rPr>
          <w:rFonts w:cs="Times New Roman"/>
          <w:szCs w:val="24"/>
        </w:rPr>
      </w:pPr>
    </w:p>
    <w:p w14:paraId="21D04FE0" w14:textId="77777777" w:rsidR="00AC018A" w:rsidRPr="00881BB5" w:rsidRDefault="00AC018A" w:rsidP="00F308F7">
      <w:pPr>
        <w:spacing w:line="480" w:lineRule="auto"/>
        <w:rPr>
          <w:rFonts w:cs="Times New Roman"/>
          <w:szCs w:val="24"/>
        </w:rPr>
      </w:pPr>
    </w:p>
    <w:p w14:paraId="7DE18668" w14:textId="15E523B5" w:rsidR="00A15118" w:rsidRPr="00881BB5" w:rsidRDefault="00A15118" w:rsidP="00F308F7">
      <w:pPr>
        <w:spacing w:line="480" w:lineRule="auto"/>
        <w:rPr>
          <w:rFonts w:cs="Times New Roman"/>
          <w:szCs w:val="24"/>
        </w:rPr>
      </w:pPr>
      <w:r w:rsidRPr="00881BB5">
        <w:rPr>
          <w:rFonts w:cs="Times New Roman"/>
          <w:b/>
          <w:szCs w:val="24"/>
        </w:rPr>
        <w:lastRenderedPageBreak/>
        <w:t>Figure 1:</w:t>
      </w:r>
      <w:r w:rsidRPr="00881BB5">
        <w:rPr>
          <w:rFonts w:cs="Times New Roman"/>
          <w:szCs w:val="24"/>
        </w:rPr>
        <w:t xml:space="preserve"> </w:t>
      </w:r>
      <w:r w:rsidR="00B17FDC" w:rsidRPr="00881BB5">
        <w:rPr>
          <w:rFonts w:cs="Times New Roman"/>
          <w:szCs w:val="24"/>
        </w:rPr>
        <w:t>Panel A: a schematic showing the orthogonal nature of climate variables across experimental sites, with black arrows representing the directions of turf transplants in replicates of five. Panels B and C show the geographical locations of experimental sites in Southern Norway. Symbol shapes and shadings reflect mean summer temperature level and mean annual precipitation level, respectively, in accordance with panel A.</w:t>
      </w:r>
    </w:p>
    <w:p w14:paraId="04C6B44C" w14:textId="77777777" w:rsidR="00A15118" w:rsidRPr="00881BB5" w:rsidRDefault="00A15118" w:rsidP="00F308F7">
      <w:pPr>
        <w:spacing w:line="480" w:lineRule="auto"/>
        <w:rPr>
          <w:rFonts w:cs="Times New Roman"/>
          <w:szCs w:val="24"/>
        </w:rPr>
      </w:pPr>
    </w:p>
    <w:p w14:paraId="568BD76A" w14:textId="47C1CB38" w:rsidR="00B17FDC" w:rsidRPr="00881BB5" w:rsidRDefault="00A15118" w:rsidP="00F308F7">
      <w:pPr>
        <w:spacing w:line="480" w:lineRule="auto"/>
        <w:rPr>
          <w:rFonts w:cs="Times New Roman"/>
          <w:szCs w:val="24"/>
        </w:rPr>
      </w:pPr>
      <w:r w:rsidRPr="00881BB5">
        <w:rPr>
          <w:rFonts w:cs="Times New Roman"/>
          <w:b/>
          <w:szCs w:val="24"/>
        </w:rPr>
        <w:t xml:space="preserve">Figure 2: </w:t>
      </w:r>
      <w:r w:rsidR="00B17FDC" w:rsidRPr="00881BB5">
        <w:rPr>
          <w:rFonts w:cs="Times New Roman"/>
          <w:szCs w:val="24"/>
        </w:rPr>
        <w:t>Trait patterns along natural gradients of mean summer temperature (left) and mean annual precipitation (right). Values represent community weighted mean (CWM) trait values of turf communities prior to transplantation, aggregated by site (N</w:t>
      </w:r>
      <w:r w:rsidR="00A6785E">
        <w:rPr>
          <w:rFonts w:cs="Times New Roman"/>
          <w:szCs w:val="24"/>
        </w:rPr>
        <w:t xml:space="preserve"> ranges from </w:t>
      </w:r>
      <w:r w:rsidR="00B17FDC" w:rsidRPr="00881BB5">
        <w:rPr>
          <w:rFonts w:cs="Times New Roman"/>
          <w:szCs w:val="24"/>
        </w:rPr>
        <w:t>10</w:t>
      </w:r>
      <w:r w:rsidR="00A6785E">
        <w:rPr>
          <w:rFonts w:cs="Times New Roman"/>
          <w:szCs w:val="24"/>
        </w:rPr>
        <w:t xml:space="preserve"> to </w:t>
      </w:r>
      <w:r w:rsidR="00B17FDC" w:rsidRPr="00881BB5">
        <w:rPr>
          <w:rFonts w:cs="Times New Roman"/>
          <w:szCs w:val="24"/>
        </w:rPr>
        <w:t>25). Vertical lines show ±</w:t>
      </w:r>
      <w:r w:rsidR="00A6785E">
        <w:rPr>
          <w:rFonts w:cs="Times New Roman"/>
          <w:szCs w:val="24"/>
        </w:rPr>
        <w:t xml:space="preserve"> </w:t>
      </w:r>
      <w:r w:rsidR="00B17FDC" w:rsidRPr="00881BB5">
        <w:rPr>
          <w:rFonts w:cs="Times New Roman"/>
          <w:szCs w:val="24"/>
        </w:rPr>
        <w:t>1 S.D. Symbol shapes and shadings reflect temperature and precipitation levels, respectively, in accordance with Figure 1A. Best-fit lines are shown when trait-gradient relationships are significant; for simplicity, trend lines represent univariate regressions, even if multivariate regressions generated higher AIC values. CWM</w:t>
      </w:r>
      <w:r w:rsidR="00A6785E">
        <w:rPr>
          <w:rFonts w:cs="Times New Roman"/>
          <w:szCs w:val="24"/>
        </w:rPr>
        <w:t>s in</w:t>
      </w:r>
      <w:r w:rsidR="00B17FDC" w:rsidRPr="00881BB5">
        <w:rPr>
          <w:rFonts w:cs="Times New Roman"/>
          <w:szCs w:val="24"/>
        </w:rPr>
        <w:t xml:space="preserve"> seed mass, offspring per ramet, and bud number do not exhibit significant trends along </w:t>
      </w:r>
      <w:r w:rsidR="00A6785E">
        <w:rPr>
          <w:rFonts w:cs="Times New Roman"/>
          <w:szCs w:val="24"/>
        </w:rPr>
        <w:t>temperature or precipitation</w:t>
      </w:r>
      <w:r w:rsidR="00B17FDC" w:rsidRPr="00881BB5">
        <w:rPr>
          <w:rFonts w:cs="Times New Roman"/>
          <w:szCs w:val="24"/>
        </w:rPr>
        <w:t xml:space="preserve"> gradient</w:t>
      </w:r>
      <w:r w:rsidR="00A6785E">
        <w:rPr>
          <w:rFonts w:cs="Times New Roman"/>
          <w:szCs w:val="24"/>
        </w:rPr>
        <w:t>s</w:t>
      </w:r>
      <w:r w:rsidR="00B17FDC" w:rsidRPr="00881BB5">
        <w:rPr>
          <w:rFonts w:cs="Times New Roman"/>
          <w:szCs w:val="24"/>
        </w:rPr>
        <w:t xml:space="preserve"> and are </w:t>
      </w:r>
      <w:r w:rsidR="00A6785E">
        <w:rPr>
          <w:rFonts w:cs="Times New Roman"/>
          <w:szCs w:val="24"/>
        </w:rPr>
        <w:t xml:space="preserve">therefore </w:t>
      </w:r>
      <w:r w:rsidR="00B17FDC" w:rsidRPr="00881BB5">
        <w:rPr>
          <w:rFonts w:cs="Times New Roman"/>
          <w:szCs w:val="24"/>
        </w:rPr>
        <w:t>omitted. See Table 1 for model summary statistics</w:t>
      </w:r>
      <w:r w:rsidR="007C5BB9" w:rsidRPr="00881BB5">
        <w:rPr>
          <w:rFonts w:cs="Times New Roman"/>
          <w:szCs w:val="24"/>
        </w:rPr>
        <w:t>.</w:t>
      </w:r>
    </w:p>
    <w:p w14:paraId="45CB6509" w14:textId="77777777" w:rsidR="00A15118" w:rsidRPr="00881BB5" w:rsidRDefault="00A15118" w:rsidP="00F308F7">
      <w:pPr>
        <w:spacing w:line="480" w:lineRule="auto"/>
        <w:rPr>
          <w:rFonts w:cs="Times New Roman"/>
          <w:szCs w:val="24"/>
        </w:rPr>
      </w:pPr>
    </w:p>
    <w:p w14:paraId="3707165E" w14:textId="1E4D01A1" w:rsidR="00B30EA7" w:rsidRDefault="00B070B7" w:rsidP="00F308F7">
      <w:pPr>
        <w:spacing w:line="480" w:lineRule="auto"/>
        <w:rPr>
          <w:rFonts w:cs="Times New Roman"/>
          <w:szCs w:val="24"/>
        </w:rPr>
      </w:pPr>
      <w:r>
        <w:rPr>
          <w:rFonts w:cs="Times New Roman"/>
          <w:b/>
          <w:szCs w:val="24"/>
        </w:rPr>
        <w:t>Figure 3</w:t>
      </w:r>
      <w:r w:rsidR="00A15118" w:rsidRPr="00881BB5">
        <w:rPr>
          <w:rFonts w:cs="Times New Roman"/>
          <w:b/>
          <w:szCs w:val="24"/>
        </w:rPr>
        <w:t xml:space="preserve">: </w:t>
      </w:r>
      <w:r w:rsidR="00B30EA7" w:rsidRPr="00562F1F">
        <w:rPr>
          <w:rFonts w:cs="Times New Roman"/>
          <w:szCs w:val="24"/>
        </w:rPr>
        <w:t xml:space="preserve">Change in dissimilarity of turfs to local controls from 2009 to 2013. </w:t>
      </w:r>
      <w:ins w:id="250" w:author="John Guittar" w:date="2016-04-11T18:06:00Z">
        <w:r w:rsidR="00E24AC2">
          <w:rPr>
            <w:rFonts w:cs="Times New Roman"/>
            <w:szCs w:val="24"/>
          </w:rPr>
          <w:t>T</w:t>
        </w:r>
      </w:ins>
      <w:ins w:id="251" w:author="John Guittar" w:date="2016-04-11T17:55:00Z">
        <w:r w:rsidR="00C8384A">
          <w:rPr>
            <w:rFonts w:cs="Times New Roman"/>
            <w:szCs w:val="24"/>
          </w:rPr>
          <w:t xml:space="preserve">he x-axis </w:t>
        </w:r>
      </w:ins>
      <w:ins w:id="252" w:author="John Guittar" w:date="2016-04-11T17:57:00Z">
        <w:r w:rsidR="00C8384A">
          <w:rPr>
            <w:rFonts w:cs="Times New Roman"/>
            <w:szCs w:val="24"/>
          </w:rPr>
          <w:t>shows</w:t>
        </w:r>
      </w:ins>
      <w:ins w:id="253" w:author="John Guittar" w:date="2016-04-11T17:55:00Z">
        <w:r w:rsidR="00E24AC2">
          <w:rPr>
            <w:rFonts w:cs="Times New Roman"/>
            <w:szCs w:val="24"/>
          </w:rPr>
          <w:t xml:space="preserve"> </w:t>
        </w:r>
      </w:ins>
      <w:ins w:id="254" w:author="John Guittar" w:date="2016-04-11T17:50:00Z">
        <w:r w:rsidR="00C8384A">
          <w:rPr>
            <w:rFonts w:cs="Times New Roman"/>
            <w:szCs w:val="24"/>
          </w:rPr>
          <w:t xml:space="preserve">Bray-Curtis </w:t>
        </w:r>
      </w:ins>
      <w:ins w:id="255" w:author="John Guittar" w:date="2016-04-11T18:02:00Z">
        <w:r w:rsidR="00E24AC2">
          <w:rPr>
            <w:rFonts w:cs="Times New Roman"/>
            <w:szCs w:val="24"/>
          </w:rPr>
          <w:t>dissimilarity</w:t>
        </w:r>
      </w:ins>
      <w:ins w:id="256" w:author="John Guittar" w:date="2016-04-11T17:50:00Z">
        <w:r w:rsidR="00C8384A">
          <w:rPr>
            <w:rFonts w:cs="Times New Roman"/>
            <w:szCs w:val="24"/>
          </w:rPr>
          <w:t xml:space="preserve"> </w:t>
        </w:r>
      </w:ins>
      <w:ins w:id="257" w:author="John Guittar" w:date="2016-04-11T17:55:00Z">
        <w:r w:rsidR="00C8384A">
          <w:rPr>
            <w:rFonts w:cs="Times New Roman"/>
            <w:szCs w:val="24"/>
          </w:rPr>
          <w:t>between turf</w:t>
        </w:r>
      </w:ins>
      <w:ins w:id="258" w:author="John Guittar" w:date="2016-04-12T21:26:00Z">
        <w:r w:rsidR="00D82982">
          <w:rPr>
            <w:rFonts w:cs="Times New Roman"/>
            <w:szCs w:val="24"/>
          </w:rPr>
          <w:t>s</w:t>
        </w:r>
      </w:ins>
      <w:ins w:id="259" w:author="John Guittar" w:date="2016-04-11T17:55:00Z">
        <w:r w:rsidR="00C8384A">
          <w:rPr>
            <w:rFonts w:cs="Times New Roman"/>
            <w:szCs w:val="24"/>
          </w:rPr>
          <w:t xml:space="preserve"> and the centroid of </w:t>
        </w:r>
      </w:ins>
      <w:ins w:id="260" w:author="John Guittar" w:date="2016-04-12T21:26:00Z">
        <w:r w:rsidR="00D82982">
          <w:rPr>
            <w:rFonts w:cs="Times New Roman"/>
            <w:szCs w:val="24"/>
          </w:rPr>
          <w:t xml:space="preserve">their </w:t>
        </w:r>
      </w:ins>
      <w:ins w:id="261" w:author="John Guittar" w:date="2016-04-11T17:55:00Z">
        <w:r w:rsidR="00C8384A">
          <w:rPr>
            <w:rFonts w:cs="Times New Roman"/>
            <w:szCs w:val="24"/>
          </w:rPr>
          <w:t>control turfs</w:t>
        </w:r>
      </w:ins>
      <w:ins w:id="262" w:author="John Guittar" w:date="2016-04-11T17:57:00Z">
        <w:r w:rsidR="00C8384A">
          <w:rPr>
            <w:rFonts w:cs="Times New Roman"/>
            <w:szCs w:val="24"/>
          </w:rPr>
          <w:t xml:space="preserve"> in 2009</w:t>
        </w:r>
      </w:ins>
      <w:ins w:id="263" w:author="John Guittar" w:date="2016-04-11T17:55:00Z">
        <w:r w:rsidR="00C8384A">
          <w:rPr>
            <w:rFonts w:cs="Times New Roman"/>
            <w:szCs w:val="24"/>
          </w:rPr>
          <w:t xml:space="preserve">, and the y-axis </w:t>
        </w:r>
      </w:ins>
      <w:ins w:id="264" w:author="John Guittar" w:date="2016-04-11T17:57:00Z">
        <w:r w:rsidR="00C8384A">
          <w:rPr>
            <w:rFonts w:cs="Times New Roman"/>
            <w:szCs w:val="24"/>
          </w:rPr>
          <w:t xml:space="preserve">shows </w:t>
        </w:r>
      </w:ins>
      <w:ins w:id="265" w:author="John Guittar" w:date="2016-04-11T18:07:00Z">
        <w:r w:rsidR="00E24AC2">
          <w:rPr>
            <w:rFonts w:cs="Times New Roman"/>
            <w:szCs w:val="24"/>
          </w:rPr>
          <w:t xml:space="preserve">the </w:t>
        </w:r>
      </w:ins>
      <w:ins w:id="266" w:author="John Guittar" w:date="2016-04-12T21:27:00Z">
        <w:r w:rsidR="00D82982">
          <w:rPr>
            <w:rFonts w:cs="Times New Roman"/>
            <w:szCs w:val="24"/>
          </w:rPr>
          <w:t>change</w:t>
        </w:r>
      </w:ins>
      <w:ins w:id="267" w:author="John Guittar" w:date="2016-04-11T18:07:00Z">
        <w:r w:rsidR="00E24AC2">
          <w:rPr>
            <w:rFonts w:cs="Times New Roman"/>
            <w:szCs w:val="24"/>
          </w:rPr>
          <w:t xml:space="preserve"> in</w:t>
        </w:r>
      </w:ins>
      <w:ins w:id="268" w:author="John Guittar" w:date="2016-04-11T17:56:00Z">
        <w:r w:rsidR="00C8384A">
          <w:rPr>
            <w:rFonts w:cs="Times New Roman"/>
            <w:szCs w:val="24"/>
          </w:rPr>
          <w:t xml:space="preserve"> that </w:t>
        </w:r>
      </w:ins>
      <w:ins w:id="269" w:author="John Guittar" w:date="2016-04-11T18:02:00Z">
        <w:r w:rsidR="00E24AC2">
          <w:rPr>
            <w:rFonts w:cs="Times New Roman"/>
            <w:szCs w:val="24"/>
          </w:rPr>
          <w:t>dissimilarity</w:t>
        </w:r>
      </w:ins>
      <w:ins w:id="270" w:author="John Guittar" w:date="2016-04-11T17:56:00Z">
        <w:r w:rsidR="00E24AC2">
          <w:rPr>
            <w:rFonts w:cs="Times New Roman"/>
            <w:szCs w:val="24"/>
          </w:rPr>
          <w:t xml:space="preserve"> by</w:t>
        </w:r>
        <w:r w:rsidR="00C8384A">
          <w:rPr>
            <w:rFonts w:cs="Times New Roman"/>
            <w:szCs w:val="24"/>
          </w:rPr>
          <w:t xml:space="preserve"> 2013. </w:t>
        </w:r>
      </w:ins>
      <w:r w:rsidR="00B30EA7" w:rsidRPr="00562F1F">
        <w:rPr>
          <w:rFonts w:cs="Times New Roman"/>
          <w:szCs w:val="24"/>
        </w:rPr>
        <w:t xml:space="preserve">Each symbol represents a turf community. Grey crosses represent control turfs; black </w:t>
      </w:r>
      <w:r w:rsidR="00A6785E">
        <w:rPr>
          <w:rFonts w:cs="Times New Roman"/>
          <w:szCs w:val="24"/>
        </w:rPr>
        <w:t>circles</w:t>
      </w:r>
      <w:r w:rsidR="00B30EA7" w:rsidRPr="00562F1F">
        <w:rPr>
          <w:rFonts w:cs="Times New Roman"/>
          <w:szCs w:val="24"/>
        </w:rPr>
        <w:t xml:space="preserve"> represent transplanted turfs. Dissimilarity was calculated using Bray-Curtis distance for species composition (top left</w:t>
      </w:r>
      <w:r w:rsidR="00A6785E">
        <w:rPr>
          <w:rFonts w:cs="Times New Roman"/>
          <w:szCs w:val="24"/>
        </w:rPr>
        <w:t xml:space="preserve"> panel</w:t>
      </w:r>
      <w:r w:rsidR="00B30EA7" w:rsidRPr="00562F1F">
        <w:rPr>
          <w:rFonts w:cs="Times New Roman"/>
          <w:szCs w:val="24"/>
        </w:rPr>
        <w:t>) or Euclidian distance of community weighted means (all remaining</w:t>
      </w:r>
      <w:r w:rsidR="00A6785E">
        <w:rPr>
          <w:rFonts w:cs="Times New Roman"/>
          <w:szCs w:val="24"/>
        </w:rPr>
        <w:t xml:space="preserve"> panels</w:t>
      </w:r>
      <w:r w:rsidR="00B30EA7" w:rsidRPr="00562F1F">
        <w:rPr>
          <w:rFonts w:cs="Times New Roman"/>
          <w:szCs w:val="24"/>
        </w:rPr>
        <w:t xml:space="preserve">). </w:t>
      </w:r>
      <w:r w:rsidR="00A6785E">
        <w:rPr>
          <w:rFonts w:cs="Times New Roman"/>
          <w:szCs w:val="24"/>
        </w:rPr>
        <w:t>Symbols</w:t>
      </w:r>
      <w:r w:rsidR="00B30EA7" w:rsidRPr="00562F1F">
        <w:rPr>
          <w:rFonts w:cs="Times New Roman"/>
          <w:szCs w:val="24"/>
        </w:rPr>
        <w:t xml:space="preserve"> below zero on the Y-axis </w:t>
      </w:r>
      <w:r w:rsidR="00A6785E">
        <w:rPr>
          <w:rFonts w:cs="Times New Roman"/>
          <w:szCs w:val="24"/>
        </w:rPr>
        <w:t xml:space="preserve">reflect turf communities that </w:t>
      </w:r>
      <w:r w:rsidR="00B30EA7" w:rsidRPr="00562F1F">
        <w:rPr>
          <w:rFonts w:cs="Times New Roman"/>
          <w:szCs w:val="24"/>
        </w:rPr>
        <w:t xml:space="preserve">converged compositionally </w:t>
      </w:r>
      <w:r w:rsidR="00A6785E">
        <w:rPr>
          <w:rFonts w:cs="Times New Roman"/>
          <w:szCs w:val="24"/>
        </w:rPr>
        <w:t>towards</w:t>
      </w:r>
      <w:r w:rsidR="00B30EA7" w:rsidRPr="00562F1F">
        <w:rPr>
          <w:rFonts w:cs="Times New Roman"/>
          <w:szCs w:val="24"/>
        </w:rPr>
        <w:t xml:space="preserve"> local controls, whereas </w:t>
      </w:r>
      <w:r w:rsidR="00B30EA7" w:rsidRPr="00562F1F">
        <w:rPr>
          <w:rFonts w:cs="Times New Roman"/>
          <w:szCs w:val="24"/>
        </w:rPr>
        <w:lastRenderedPageBreak/>
        <w:t>communities above zero on the Y-axis diverged</w:t>
      </w:r>
      <w:r w:rsidR="00A6785E">
        <w:rPr>
          <w:rFonts w:cs="Times New Roman"/>
          <w:szCs w:val="24"/>
        </w:rPr>
        <w:t xml:space="preserve"> compositionally</w:t>
      </w:r>
      <w:r w:rsidR="00B30EA7" w:rsidRPr="00562F1F">
        <w:rPr>
          <w:rFonts w:cs="Times New Roman"/>
          <w:szCs w:val="24"/>
        </w:rPr>
        <w:t>. Dashed vertical lines are placed at 50% of mean dissimilarity among controls as an approximation of natural community stochasticity. Grey ellipses represent 95% confidence intervals of the centroid</w:t>
      </w:r>
      <w:r w:rsidR="00A6785E">
        <w:rPr>
          <w:rFonts w:cs="Times New Roman"/>
          <w:szCs w:val="24"/>
        </w:rPr>
        <w:t>s of control turf dissimilarities</w:t>
      </w:r>
      <w:r w:rsidR="00B30EA7" w:rsidRPr="00562F1F">
        <w:rPr>
          <w:rFonts w:cs="Times New Roman"/>
          <w:szCs w:val="24"/>
        </w:rPr>
        <w:t xml:space="preserve">. </w:t>
      </w:r>
    </w:p>
    <w:p w14:paraId="4972808D" w14:textId="77777777" w:rsidR="00B30EA7" w:rsidRDefault="00B30EA7" w:rsidP="00F308F7">
      <w:pPr>
        <w:spacing w:line="480" w:lineRule="auto"/>
        <w:rPr>
          <w:rFonts w:cs="Times New Roman"/>
          <w:szCs w:val="24"/>
        </w:rPr>
      </w:pPr>
    </w:p>
    <w:p w14:paraId="30075A5C" w14:textId="2705C7F6" w:rsidR="0070345F" w:rsidRPr="00881BB5" w:rsidRDefault="00B30EA7" w:rsidP="00F308F7">
      <w:pPr>
        <w:spacing w:line="480" w:lineRule="auto"/>
        <w:rPr>
          <w:rFonts w:cs="Times New Roman"/>
          <w:szCs w:val="24"/>
        </w:rPr>
      </w:pPr>
      <w:r w:rsidRPr="00B30EA7">
        <w:rPr>
          <w:rFonts w:cs="Times New Roman"/>
          <w:b/>
          <w:szCs w:val="24"/>
        </w:rPr>
        <w:t xml:space="preserve">Figure 4: </w:t>
      </w:r>
      <w:r w:rsidR="00B17FDC" w:rsidRPr="00881BB5">
        <w:rPr>
          <w:rFonts w:cs="Times New Roman"/>
          <w:szCs w:val="24"/>
        </w:rPr>
        <w:t>Mean trait dissimilarities of turf communities to local controls from 2009 to 2013. Solid line</w:t>
      </w:r>
      <w:r w:rsidR="00A6785E">
        <w:rPr>
          <w:rFonts w:cs="Times New Roman"/>
          <w:szCs w:val="24"/>
        </w:rPr>
        <w:t>s represent observed field data.</w:t>
      </w:r>
      <w:r w:rsidR="00B17FDC" w:rsidRPr="00881BB5">
        <w:rPr>
          <w:rFonts w:cs="Times New Roman"/>
          <w:szCs w:val="24"/>
        </w:rPr>
        <w:t xml:space="preserve"> </w:t>
      </w:r>
      <w:r w:rsidR="00A6785E" w:rsidRPr="00881BB5">
        <w:rPr>
          <w:rFonts w:cs="Times New Roman"/>
          <w:szCs w:val="24"/>
        </w:rPr>
        <w:t>D</w:t>
      </w:r>
      <w:r w:rsidR="00B17FDC" w:rsidRPr="00881BB5">
        <w:rPr>
          <w:rFonts w:cs="Times New Roman"/>
          <w:szCs w:val="24"/>
        </w:rPr>
        <w:t>ashed lines represent simulated null expectations based on</w:t>
      </w:r>
      <w:r w:rsidR="00A6785E">
        <w:rPr>
          <w:rFonts w:cs="Times New Roman"/>
          <w:szCs w:val="24"/>
        </w:rPr>
        <w:t xml:space="preserve"> the means of</w:t>
      </w:r>
      <w:r w:rsidR="00B17FDC" w:rsidRPr="00881BB5">
        <w:rPr>
          <w:rFonts w:cs="Times New Roman"/>
          <w:szCs w:val="24"/>
        </w:rPr>
        <w:t xml:space="preserve"> 100 null model simulation runs</w:t>
      </w:r>
      <w:r w:rsidR="00A6785E">
        <w:rPr>
          <w:rFonts w:cs="Times New Roman"/>
          <w:szCs w:val="24"/>
        </w:rPr>
        <w:t>. D</w:t>
      </w:r>
      <w:r w:rsidR="00B17FDC" w:rsidRPr="00881BB5">
        <w:rPr>
          <w:rFonts w:cs="Times New Roman"/>
          <w:szCs w:val="24"/>
        </w:rPr>
        <w:t>otted lines represent the mean dissimilarity among control turfs within sites. Null model simulations use immigration rates estimated by fitting our model of trait-neutral community dynamics to observed control turf community dynamics using a Bayesian approach</w:t>
      </w:r>
      <w:r w:rsidR="00D80E57">
        <w:rPr>
          <w:rFonts w:cs="Times New Roman"/>
          <w:szCs w:val="24"/>
        </w:rPr>
        <w:t xml:space="preserve"> (see Methods)</w:t>
      </w:r>
      <w:r w:rsidR="00B17FDC" w:rsidRPr="00881BB5">
        <w:rPr>
          <w:rFonts w:cs="Times New Roman"/>
          <w:szCs w:val="24"/>
        </w:rPr>
        <w:t xml:space="preserve">. Error bars show 95% confidence intervals. Statistical differences between observed and simulated community weighted means are shown when p &lt; 0.05 (*). </w:t>
      </w:r>
      <w:r w:rsidR="0070345F" w:rsidRPr="00881BB5">
        <w:rPr>
          <w:rFonts w:cs="Times New Roman"/>
          <w:szCs w:val="24"/>
        </w:rPr>
        <w:br w:type="page"/>
      </w:r>
    </w:p>
    <w:p w14:paraId="6B448FAD" w14:textId="1DCB5513" w:rsidR="00D6480A" w:rsidRPr="00BE2BAB" w:rsidRDefault="00C9466E" w:rsidP="00BE2BAB">
      <w:pPr>
        <w:spacing w:after="160" w:line="480" w:lineRule="auto"/>
        <w:rPr>
          <w:rFonts w:cs="Times New Roman"/>
          <w:szCs w:val="24"/>
        </w:rPr>
      </w:pPr>
      <w:r w:rsidRPr="00881BB5">
        <w:rPr>
          <w:rFonts w:cs="Times New Roman"/>
          <w:szCs w:val="24"/>
        </w:rPr>
        <w:lastRenderedPageBreak/>
        <w:t xml:space="preserve">FIGURE </w:t>
      </w:r>
      <w:r w:rsidR="00676CFB" w:rsidRPr="00881BB5">
        <w:rPr>
          <w:rFonts w:cs="Times New Roman"/>
          <w:szCs w:val="24"/>
        </w:rPr>
        <w:t>1</w:t>
      </w:r>
      <w:r w:rsidR="00265F66" w:rsidRPr="00881BB5">
        <w:rPr>
          <w:rFonts w:cs="Times New Roman"/>
          <w:noProof/>
          <w:szCs w:val="24"/>
        </w:rPr>
        <w:drawing>
          <wp:inline distT="0" distB="0" distL="0" distR="0" wp14:anchorId="4662A924" wp14:editId="51FF993D">
            <wp:extent cx="5566410" cy="5389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6410" cy="5389245"/>
                    </a:xfrm>
                    <a:prstGeom prst="rect">
                      <a:avLst/>
                    </a:prstGeom>
                    <a:noFill/>
                  </pic:spPr>
                </pic:pic>
              </a:graphicData>
            </a:graphic>
          </wp:inline>
        </w:drawing>
      </w:r>
      <w:r w:rsidR="00D6480A" w:rsidRPr="00881BB5">
        <w:rPr>
          <w:rFonts w:cs="Times New Roman"/>
          <w:szCs w:val="24"/>
        </w:rPr>
        <w:br w:type="page"/>
      </w:r>
    </w:p>
    <w:p w14:paraId="6415C1B2" w14:textId="666E1947" w:rsidR="00C9466E" w:rsidRPr="00881BB5" w:rsidRDefault="00C9466E" w:rsidP="00F308F7">
      <w:pPr>
        <w:spacing w:line="480" w:lineRule="auto"/>
        <w:rPr>
          <w:rFonts w:eastAsia="Times New Roman" w:cs="Times New Roman"/>
          <w:szCs w:val="24"/>
        </w:rPr>
      </w:pPr>
      <w:r w:rsidRPr="00881BB5">
        <w:rPr>
          <w:rFonts w:eastAsia="Times New Roman" w:cs="Times New Roman"/>
          <w:szCs w:val="24"/>
        </w:rPr>
        <w:lastRenderedPageBreak/>
        <w:t>FIGURE 2</w:t>
      </w:r>
    </w:p>
    <w:p w14:paraId="629F0C24" w14:textId="31B4B51D" w:rsidR="00265F66" w:rsidRPr="00881BB5" w:rsidRDefault="00285F1F" w:rsidP="00F308F7">
      <w:pPr>
        <w:spacing w:line="480" w:lineRule="auto"/>
        <w:rPr>
          <w:rFonts w:cs="Times New Roman"/>
          <w:szCs w:val="24"/>
        </w:rPr>
      </w:pPr>
      <w:r w:rsidRPr="00881BB5">
        <w:rPr>
          <w:rFonts w:cs="Times New Roman"/>
          <w:noProof/>
          <w:szCs w:val="24"/>
        </w:rPr>
        <w:drawing>
          <wp:inline distT="0" distB="0" distL="0" distR="0" wp14:anchorId="7B1E2D60" wp14:editId="6B9B90AC">
            <wp:extent cx="5949950" cy="76739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7" t="-1" r="-254" b="205"/>
                    <a:stretch/>
                  </pic:blipFill>
                  <pic:spPr bwMode="auto">
                    <a:xfrm>
                      <a:off x="0" y="0"/>
                      <a:ext cx="5951715" cy="7676202"/>
                    </a:xfrm>
                    <a:prstGeom prst="rect">
                      <a:avLst/>
                    </a:prstGeom>
                    <a:ln>
                      <a:noFill/>
                    </a:ln>
                    <a:extLst>
                      <a:ext uri="{53640926-AAD7-44D8-BBD7-CCE9431645EC}">
                        <a14:shadowObscured xmlns:a14="http://schemas.microsoft.com/office/drawing/2010/main"/>
                      </a:ext>
                    </a:extLst>
                  </pic:spPr>
                </pic:pic>
              </a:graphicData>
            </a:graphic>
          </wp:inline>
        </w:drawing>
      </w:r>
    </w:p>
    <w:p w14:paraId="5AA0E60F" w14:textId="06C02226" w:rsidR="00B30EA7" w:rsidRDefault="00B30EA7">
      <w:pPr>
        <w:spacing w:after="160" w:line="259" w:lineRule="auto"/>
        <w:rPr>
          <w:rFonts w:cs="Times New Roman"/>
          <w:szCs w:val="24"/>
        </w:rPr>
      </w:pPr>
      <w:r>
        <w:rPr>
          <w:rFonts w:cs="Times New Roman"/>
          <w:szCs w:val="24"/>
        </w:rPr>
        <w:br w:type="page"/>
      </w:r>
      <w:commentRangeStart w:id="271"/>
      <w:r w:rsidR="00EC57AF">
        <w:rPr>
          <w:rFonts w:cs="Times New Roman"/>
          <w:szCs w:val="24"/>
        </w:rPr>
        <w:lastRenderedPageBreak/>
        <w:t>FIGURE 3</w:t>
      </w:r>
      <w:commentRangeEnd w:id="271"/>
      <w:r w:rsidR="00A523E1">
        <w:rPr>
          <w:rStyle w:val="CommentReference"/>
        </w:rPr>
        <w:commentReference w:id="271"/>
      </w:r>
      <w:r w:rsidR="006F5867">
        <w:rPr>
          <w:noProof/>
        </w:rPr>
        <w:drawing>
          <wp:inline distT="0" distB="0" distL="0" distR="0" wp14:anchorId="1E2FAED9" wp14:editId="4FEF71D5">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691755"/>
                    </a:xfrm>
                    <a:prstGeom prst="rect">
                      <a:avLst/>
                    </a:prstGeom>
                  </pic:spPr>
                </pic:pic>
              </a:graphicData>
            </a:graphic>
          </wp:inline>
        </w:drawing>
      </w:r>
    </w:p>
    <w:p w14:paraId="455679C5" w14:textId="77777777" w:rsidR="00A523E1" w:rsidRDefault="00A523E1">
      <w:pPr>
        <w:spacing w:after="160" w:line="259" w:lineRule="auto"/>
        <w:rPr>
          <w:rFonts w:cs="Times New Roman"/>
          <w:szCs w:val="24"/>
        </w:rPr>
      </w:pPr>
      <w:r>
        <w:rPr>
          <w:rFonts w:cs="Times New Roman"/>
          <w:szCs w:val="24"/>
        </w:rPr>
        <w:br w:type="page"/>
      </w:r>
    </w:p>
    <w:p w14:paraId="1C81364A" w14:textId="255191E3" w:rsidR="00265F66" w:rsidRDefault="00B070B7" w:rsidP="00F308F7">
      <w:pPr>
        <w:spacing w:line="480" w:lineRule="auto"/>
        <w:rPr>
          <w:ins w:id="272" w:author="John Guittar" w:date="2016-04-06T12:14:00Z"/>
          <w:rFonts w:cs="Times New Roman"/>
          <w:szCs w:val="24"/>
        </w:rPr>
      </w:pPr>
      <w:commentRangeStart w:id="273"/>
      <w:r>
        <w:rPr>
          <w:rFonts w:cs="Times New Roman"/>
          <w:szCs w:val="24"/>
        </w:rPr>
        <w:lastRenderedPageBreak/>
        <w:t>FIGURE 4</w:t>
      </w:r>
      <w:commentRangeEnd w:id="273"/>
      <w:r w:rsidR="00A523E1">
        <w:rPr>
          <w:rStyle w:val="CommentReference"/>
        </w:rPr>
        <w:commentReference w:id="273"/>
      </w:r>
    </w:p>
    <w:p w14:paraId="5003B75D" w14:textId="16783F83" w:rsidR="00797F85" w:rsidRPr="00881BB5" w:rsidRDefault="00797F85" w:rsidP="00F308F7">
      <w:pPr>
        <w:spacing w:line="480" w:lineRule="auto"/>
        <w:rPr>
          <w:rFonts w:cs="Times New Roman"/>
          <w:szCs w:val="24"/>
        </w:rPr>
      </w:pPr>
      <w:r>
        <w:rPr>
          <w:noProof/>
        </w:rPr>
        <w:drawing>
          <wp:inline distT="0" distB="0" distL="0" distR="0" wp14:anchorId="1E294DDF" wp14:editId="00FEBC09">
            <wp:extent cx="5943600" cy="7691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691755"/>
                    </a:xfrm>
                    <a:prstGeom prst="rect">
                      <a:avLst/>
                    </a:prstGeom>
                  </pic:spPr>
                </pic:pic>
              </a:graphicData>
            </a:graphic>
          </wp:inline>
        </w:drawing>
      </w:r>
    </w:p>
    <w:sectPr w:rsidR="00797F85" w:rsidRPr="00881BB5" w:rsidSect="00DE681E">
      <w:headerReference w:type="default" r:id="rId14"/>
      <w:footerReference w:type="default" r:id="rId15"/>
      <w:type w:val="continuous"/>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5" w:author="John Guittar" w:date="2016-04-11T16:14:00Z" w:initials="JG">
    <w:p w14:paraId="55FA6575" w14:textId="5FCCAF05" w:rsidR="00B75BF3" w:rsidRDefault="00B75BF3">
      <w:pPr>
        <w:pStyle w:val="CommentText"/>
      </w:pPr>
      <w:r>
        <w:rPr>
          <w:rStyle w:val="CommentReference"/>
        </w:rPr>
        <w:annotationRef/>
      </w:r>
      <w:r>
        <w:t>Cutting this out; it adds nothing and is logically flawed anyway.</w:t>
      </w:r>
    </w:p>
  </w:comment>
  <w:comment w:id="246" w:author="John Guittar" w:date="2016-04-12T23:18:00Z" w:initials="JG">
    <w:p w14:paraId="433F217E" w14:textId="2AD657EB" w:rsidR="00217A6A" w:rsidRDefault="00217A6A">
      <w:pPr>
        <w:pStyle w:val="CommentText"/>
      </w:pPr>
      <w:r>
        <w:rPr>
          <w:rStyle w:val="CommentReference"/>
        </w:rPr>
        <w:annotationRef/>
      </w:r>
      <w:r>
        <w:t>I know this paragraph doesn’t totally address all the reviewers’ comments… I hope to strengthen it, but I am curious to see your thoughts.</w:t>
      </w:r>
    </w:p>
  </w:comment>
  <w:comment w:id="271" w:author="John Guittar" w:date="2016-04-12T19:11:00Z" w:initials="JG">
    <w:p w14:paraId="4A05033C" w14:textId="337B5239" w:rsidR="00B75BF3" w:rsidRDefault="00B75BF3">
      <w:pPr>
        <w:pStyle w:val="CommentText"/>
      </w:pPr>
      <w:r>
        <w:rPr>
          <w:rStyle w:val="CommentReference"/>
        </w:rPr>
        <w:annotationRef/>
      </w:r>
      <w:r>
        <w:t xml:space="preserve">Had to replace figure because of updated axes labels (see below). </w:t>
      </w:r>
      <w:r>
        <w:rPr>
          <w:rStyle w:val="CommentReference"/>
        </w:rPr>
        <w:annotationRef/>
      </w:r>
    </w:p>
  </w:comment>
  <w:comment w:id="273" w:author="John Guittar" w:date="2016-04-12T19:11:00Z" w:initials="JG">
    <w:p w14:paraId="678DE961" w14:textId="4F9497A3" w:rsidR="00B75BF3" w:rsidRDefault="00B75BF3">
      <w:pPr>
        <w:pStyle w:val="CommentText"/>
      </w:pPr>
      <w:r>
        <w:rPr>
          <w:rStyle w:val="CommentReference"/>
        </w:rPr>
        <w:annotationRef/>
      </w:r>
      <w:r>
        <w:t>Note updated figure 4. Now deviation in species composition is significant in 2011, and deviation in connection persistence is significant in 2013. These changes were caused by a slight modification to the Bayesian method of estimating immigration rate (specifically, we pooled all the species into a single model rather than running the model for each species individual and taking the mean).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FA6575" w15:done="0"/>
  <w15:commentEx w15:paraId="433F217E" w15:done="0"/>
  <w15:commentEx w15:paraId="4A05033C" w15:done="0"/>
  <w15:commentEx w15:paraId="678DE96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D1C52A" w14:textId="77777777" w:rsidR="006F0C26" w:rsidRDefault="006F0C26" w:rsidP="00CB26D6">
      <w:r>
        <w:separator/>
      </w:r>
    </w:p>
  </w:endnote>
  <w:endnote w:type="continuationSeparator" w:id="0">
    <w:p w14:paraId="175C4414" w14:textId="77777777" w:rsidR="006F0C26" w:rsidRDefault="006F0C26" w:rsidP="00CB26D6">
      <w:r>
        <w:continuationSeparator/>
      </w:r>
    </w:p>
  </w:endnote>
  <w:endnote w:type="continuationNotice" w:id="1">
    <w:p w14:paraId="7907B500" w14:textId="77777777" w:rsidR="006F0C26" w:rsidRDefault="006F0C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93302"/>
      <w:docPartObj>
        <w:docPartGallery w:val="Page Numbers (Bottom of Page)"/>
        <w:docPartUnique/>
      </w:docPartObj>
    </w:sdtPr>
    <w:sdtEndPr>
      <w:rPr>
        <w:noProof/>
      </w:rPr>
    </w:sdtEndPr>
    <w:sdtContent>
      <w:p w14:paraId="558AEEE5" w14:textId="4867BC99" w:rsidR="00B75BF3" w:rsidRDefault="00B75BF3">
        <w:pPr>
          <w:pStyle w:val="Footer"/>
          <w:jc w:val="center"/>
        </w:pPr>
        <w:r>
          <w:fldChar w:fldCharType="begin"/>
        </w:r>
        <w:r>
          <w:instrText xml:space="preserve"> PAGE   \* MERGEFORMAT </w:instrText>
        </w:r>
        <w:r>
          <w:fldChar w:fldCharType="separate"/>
        </w:r>
        <w:r w:rsidR="00A9233E">
          <w:rPr>
            <w:noProof/>
          </w:rPr>
          <w:t>22</w:t>
        </w:r>
        <w:r>
          <w:rPr>
            <w:noProof/>
          </w:rPr>
          <w:fldChar w:fldCharType="end"/>
        </w:r>
      </w:p>
    </w:sdtContent>
  </w:sdt>
  <w:p w14:paraId="06CAFD4D" w14:textId="77777777" w:rsidR="00B75BF3" w:rsidRDefault="00B75B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00F27" w14:textId="77777777" w:rsidR="006F0C26" w:rsidRDefault="006F0C26" w:rsidP="00CB26D6">
      <w:r>
        <w:separator/>
      </w:r>
    </w:p>
  </w:footnote>
  <w:footnote w:type="continuationSeparator" w:id="0">
    <w:p w14:paraId="7198703F" w14:textId="77777777" w:rsidR="006F0C26" w:rsidRDefault="006F0C26" w:rsidP="00CB26D6">
      <w:r>
        <w:continuationSeparator/>
      </w:r>
    </w:p>
  </w:footnote>
  <w:footnote w:type="continuationNotice" w:id="1">
    <w:p w14:paraId="0E2FF137" w14:textId="77777777" w:rsidR="006F0C26" w:rsidRDefault="006F0C2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7BE5A" w14:textId="77777777" w:rsidR="00B75BF3" w:rsidRDefault="00B75B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61B4"/>
    <w:multiLevelType w:val="hybridMultilevel"/>
    <w:tmpl w:val="8A7C4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46CB4"/>
    <w:multiLevelType w:val="hybridMultilevel"/>
    <w:tmpl w:val="8BAA9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D674D"/>
    <w:multiLevelType w:val="hybridMultilevel"/>
    <w:tmpl w:val="047E8EE2"/>
    <w:lvl w:ilvl="0" w:tplc="6E7624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922FB"/>
    <w:multiLevelType w:val="hybridMultilevel"/>
    <w:tmpl w:val="A0046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A0484"/>
    <w:multiLevelType w:val="hybridMultilevel"/>
    <w:tmpl w:val="6D4800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E51AF"/>
    <w:multiLevelType w:val="hybridMultilevel"/>
    <w:tmpl w:val="FED84A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6179"/>
    <w:multiLevelType w:val="hybridMultilevel"/>
    <w:tmpl w:val="C1FEB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17BEF"/>
    <w:multiLevelType w:val="hybridMultilevel"/>
    <w:tmpl w:val="64EAC5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A119E1"/>
    <w:multiLevelType w:val="hybridMultilevel"/>
    <w:tmpl w:val="DDC44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3757EB"/>
    <w:multiLevelType w:val="hybridMultilevel"/>
    <w:tmpl w:val="85DCB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401A20"/>
    <w:multiLevelType w:val="hybridMultilevel"/>
    <w:tmpl w:val="44DE6AE8"/>
    <w:lvl w:ilvl="0" w:tplc="EF6C8FB2">
      <w:start w:val="2014"/>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6B446B7A"/>
    <w:multiLevelType w:val="hybridMultilevel"/>
    <w:tmpl w:val="459A94E2"/>
    <w:lvl w:ilvl="0" w:tplc="0B169E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945EF9"/>
    <w:multiLevelType w:val="hybridMultilevel"/>
    <w:tmpl w:val="96EA2F26"/>
    <w:lvl w:ilvl="0" w:tplc="BCB60F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FD61CB"/>
    <w:multiLevelType w:val="hybridMultilevel"/>
    <w:tmpl w:val="79C6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2D028F"/>
    <w:multiLevelType w:val="hybridMultilevel"/>
    <w:tmpl w:val="EA44BE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8"/>
  </w:num>
  <w:num w:numId="4">
    <w:abstractNumId w:val="11"/>
  </w:num>
  <w:num w:numId="5">
    <w:abstractNumId w:val="9"/>
  </w:num>
  <w:num w:numId="6">
    <w:abstractNumId w:val="5"/>
  </w:num>
  <w:num w:numId="7">
    <w:abstractNumId w:val="6"/>
  </w:num>
  <w:num w:numId="8">
    <w:abstractNumId w:val="7"/>
  </w:num>
  <w:num w:numId="9">
    <w:abstractNumId w:val="0"/>
  </w:num>
  <w:num w:numId="10">
    <w:abstractNumId w:val="1"/>
  </w:num>
  <w:num w:numId="11">
    <w:abstractNumId w:val="3"/>
  </w:num>
  <w:num w:numId="12">
    <w:abstractNumId w:val="2"/>
  </w:num>
  <w:num w:numId="13">
    <w:abstractNumId w:val="10"/>
  </w:num>
  <w:num w:numId="14">
    <w:abstractNumId w:val="13"/>
  </w:num>
  <w:num w:numId="15">
    <w:abstractNumId w:val="12"/>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Guittar">
    <w15:presenceInfo w15:providerId="Windows Live" w15:userId="9f113f46fdc5ec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70D"/>
    <w:rsid w:val="000006A7"/>
    <w:rsid w:val="000007D9"/>
    <w:rsid w:val="00001216"/>
    <w:rsid w:val="00006B5C"/>
    <w:rsid w:val="0000726F"/>
    <w:rsid w:val="00010DB4"/>
    <w:rsid w:val="00011F9C"/>
    <w:rsid w:val="000133EF"/>
    <w:rsid w:val="00015CF8"/>
    <w:rsid w:val="00016F7D"/>
    <w:rsid w:val="000202A7"/>
    <w:rsid w:val="00022C32"/>
    <w:rsid w:val="00023954"/>
    <w:rsid w:val="00024266"/>
    <w:rsid w:val="00025A19"/>
    <w:rsid w:val="000279B6"/>
    <w:rsid w:val="00027E88"/>
    <w:rsid w:val="000325FA"/>
    <w:rsid w:val="0004064B"/>
    <w:rsid w:val="0004159C"/>
    <w:rsid w:val="000416C4"/>
    <w:rsid w:val="00043B6D"/>
    <w:rsid w:val="00044281"/>
    <w:rsid w:val="000464F7"/>
    <w:rsid w:val="00046A57"/>
    <w:rsid w:val="00046BD3"/>
    <w:rsid w:val="0005089B"/>
    <w:rsid w:val="00050ACF"/>
    <w:rsid w:val="00051E70"/>
    <w:rsid w:val="00053230"/>
    <w:rsid w:val="000561EC"/>
    <w:rsid w:val="00056B22"/>
    <w:rsid w:val="000636E7"/>
    <w:rsid w:val="00064CE9"/>
    <w:rsid w:val="00070035"/>
    <w:rsid w:val="00071799"/>
    <w:rsid w:val="00072635"/>
    <w:rsid w:val="0007344E"/>
    <w:rsid w:val="00073B18"/>
    <w:rsid w:val="000759FF"/>
    <w:rsid w:val="00076CF2"/>
    <w:rsid w:val="00080145"/>
    <w:rsid w:val="00083641"/>
    <w:rsid w:val="000873CD"/>
    <w:rsid w:val="000901F6"/>
    <w:rsid w:val="00091875"/>
    <w:rsid w:val="000941B1"/>
    <w:rsid w:val="000950CD"/>
    <w:rsid w:val="00095731"/>
    <w:rsid w:val="00095F6C"/>
    <w:rsid w:val="000A0345"/>
    <w:rsid w:val="000A1025"/>
    <w:rsid w:val="000A179E"/>
    <w:rsid w:val="000A5302"/>
    <w:rsid w:val="000A69D2"/>
    <w:rsid w:val="000B38EA"/>
    <w:rsid w:val="000B62B7"/>
    <w:rsid w:val="000B79F1"/>
    <w:rsid w:val="000C1E1D"/>
    <w:rsid w:val="000C2C85"/>
    <w:rsid w:val="000C4D7F"/>
    <w:rsid w:val="000C5F39"/>
    <w:rsid w:val="000C785D"/>
    <w:rsid w:val="000C7E82"/>
    <w:rsid w:val="000D26AF"/>
    <w:rsid w:val="000D3B77"/>
    <w:rsid w:val="000D7334"/>
    <w:rsid w:val="000D7A78"/>
    <w:rsid w:val="000E08CF"/>
    <w:rsid w:val="000E3C93"/>
    <w:rsid w:val="000E6171"/>
    <w:rsid w:val="000E6299"/>
    <w:rsid w:val="000E6427"/>
    <w:rsid w:val="000F1F0D"/>
    <w:rsid w:val="000F2A35"/>
    <w:rsid w:val="000F2CF5"/>
    <w:rsid w:val="000F2F4B"/>
    <w:rsid w:val="000F3CB5"/>
    <w:rsid w:val="000F5512"/>
    <w:rsid w:val="00101292"/>
    <w:rsid w:val="001026B3"/>
    <w:rsid w:val="00102F03"/>
    <w:rsid w:val="00103598"/>
    <w:rsid w:val="00105B19"/>
    <w:rsid w:val="00105CA9"/>
    <w:rsid w:val="0010725F"/>
    <w:rsid w:val="0011118C"/>
    <w:rsid w:val="00113F57"/>
    <w:rsid w:val="00115ADF"/>
    <w:rsid w:val="00116CB4"/>
    <w:rsid w:val="001174CC"/>
    <w:rsid w:val="00117A40"/>
    <w:rsid w:val="00120F1A"/>
    <w:rsid w:val="00130953"/>
    <w:rsid w:val="00130E72"/>
    <w:rsid w:val="00133790"/>
    <w:rsid w:val="00133CD9"/>
    <w:rsid w:val="00133DE1"/>
    <w:rsid w:val="00136589"/>
    <w:rsid w:val="00136BD1"/>
    <w:rsid w:val="00137A42"/>
    <w:rsid w:val="00140485"/>
    <w:rsid w:val="0014316A"/>
    <w:rsid w:val="00143A4B"/>
    <w:rsid w:val="0014597B"/>
    <w:rsid w:val="00147E37"/>
    <w:rsid w:val="00151419"/>
    <w:rsid w:val="0015228C"/>
    <w:rsid w:val="001525B6"/>
    <w:rsid w:val="001552EE"/>
    <w:rsid w:val="0016022E"/>
    <w:rsid w:val="00162767"/>
    <w:rsid w:val="00163210"/>
    <w:rsid w:val="00163C88"/>
    <w:rsid w:val="00165F97"/>
    <w:rsid w:val="00166745"/>
    <w:rsid w:val="00170F9B"/>
    <w:rsid w:val="001710A3"/>
    <w:rsid w:val="001716CE"/>
    <w:rsid w:val="001721A1"/>
    <w:rsid w:val="0017226D"/>
    <w:rsid w:val="00173909"/>
    <w:rsid w:val="00175417"/>
    <w:rsid w:val="00176B29"/>
    <w:rsid w:val="00177991"/>
    <w:rsid w:val="0018031A"/>
    <w:rsid w:val="001810E3"/>
    <w:rsid w:val="00182981"/>
    <w:rsid w:val="00182DE0"/>
    <w:rsid w:val="001839AA"/>
    <w:rsid w:val="00185301"/>
    <w:rsid w:val="00185DA9"/>
    <w:rsid w:val="00187AD7"/>
    <w:rsid w:val="00187B20"/>
    <w:rsid w:val="00191149"/>
    <w:rsid w:val="00191577"/>
    <w:rsid w:val="00191CE3"/>
    <w:rsid w:val="0019437A"/>
    <w:rsid w:val="001943DF"/>
    <w:rsid w:val="00194901"/>
    <w:rsid w:val="00194D0C"/>
    <w:rsid w:val="00195574"/>
    <w:rsid w:val="001958AF"/>
    <w:rsid w:val="00196F2C"/>
    <w:rsid w:val="001A01C5"/>
    <w:rsid w:val="001A1134"/>
    <w:rsid w:val="001A4824"/>
    <w:rsid w:val="001A542B"/>
    <w:rsid w:val="001A75B0"/>
    <w:rsid w:val="001B1F27"/>
    <w:rsid w:val="001B528B"/>
    <w:rsid w:val="001B5638"/>
    <w:rsid w:val="001B6B2D"/>
    <w:rsid w:val="001B6E2C"/>
    <w:rsid w:val="001B7F2F"/>
    <w:rsid w:val="001C07DD"/>
    <w:rsid w:val="001C49D7"/>
    <w:rsid w:val="001C5549"/>
    <w:rsid w:val="001D086A"/>
    <w:rsid w:val="001D1535"/>
    <w:rsid w:val="001D1DCB"/>
    <w:rsid w:val="001D4750"/>
    <w:rsid w:val="001D5DB9"/>
    <w:rsid w:val="001D721C"/>
    <w:rsid w:val="001E0EE1"/>
    <w:rsid w:val="001E4336"/>
    <w:rsid w:val="001E45B2"/>
    <w:rsid w:val="001E4B7A"/>
    <w:rsid w:val="001E4ED7"/>
    <w:rsid w:val="001E5A99"/>
    <w:rsid w:val="001E7005"/>
    <w:rsid w:val="001F1342"/>
    <w:rsid w:val="001F2DB9"/>
    <w:rsid w:val="001F3743"/>
    <w:rsid w:val="001F4ACB"/>
    <w:rsid w:val="001F6AF8"/>
    <w:rsid w:val="00200EC3"/>
    <w:rsid w:val="0020185E"/>
    <w:rsid w:val="002019F2"/>
    <w:rsid w:val="0020297C"/>
    <w:rsid w:val="00203BAB"/>
    <w:rsid w:val="00204A45"/>
    <w:rsid w:val="00206647"/>
    <w:rsid w:val="00206947"/>
    <w:rsid w:val="00210F99"/>
    <w:rsid w:val="00210FE5"/>
    <w:rsid w:val="00212902"/>
    <w:rsid w:val="00212FFB"/>
    <w:rsid w:val="0021326C"/>
    <w:rsid w:val="00214379"/>
    <w:rsid w:val="00216DBE"/>
    <w:rsid w:val="00217A6A"/>
    <w:rsid w:val="00221585"/>
    <w:rsid w:val="00227B8F"/>
    <w:rsid w:val="002302BD"/>
    <w:rsid w:val="00231FCE"/>
    <w:rsid w:val="0023496A"/>
    <w:rsid w:val="0024074E"/>
    <w:rsid w:val="0024120A"/>
    <w:rsid w:val="002427FB"/>
    <w:rsid w:val="00243E68"/>
    <w:rsid w:val="00243FD7"/>
    <w:rsid w:val="002447FE"/>
    <w:rsid w:val="00244DA7"/>
    <w:rsid w:val="00245A3C"/>
    <w:rsid w:val="00252B40"/>
    <w:rsid w:val="002534B0"/>
    <w:rsid w:val="00253BFB"/>
    <w:rsid w:val="00254556"/>
    <w:rsid w:val="002548E9"/>
    <w:rsid w:val="00255638"/>
    <w:rsid w:val="00255C6E"/>
    <w:rsid w:val="00256568"/>
    <w:rsid w:val="00257101"/>
    <w:rsid w:val="00263121"/>
    <w:rsid w:val="00264395"/>
    <w:rsid w:val="00264ABC"/>
    <w:rsid w:val="00264CD3"/>
    <w:rsid w:val="00264D64"/>
    <w:rsid w:val="002652EF"/>
    <w:rsid w:val="00265F66"/>
    <w:rsid w:val="00266F5E"/>
    <w:rsid w:val="0027333D"/>
    <w:rsid w:val="00274E17"/>
    <w:rsid w:val="00276679"/>
    <w:rsid w:val="00276976"/>
    <w:rsid w:val="00276CA4"/>
    <w:rsid w:val="00283408"/>
    <w:rsid w:val="00283DDE"/>
    <w:rsid w:val="0028449B"/>
    <w:rsid w:val="00285BF9"/>
    <w:rsid w:val="00285D82"/>
    <w:rsid w:val="00285F1F"/>
    <w:rsid w:val="002861FC"/>
    <w:rsid w:val="00292A60"/>
    <w:rsid w:val="002947FB"/>
    <w:rsid w:val="00297CF8"/>
    <w:rsid w:val="002A0174"/>
    <w:rsid w:val="002A077E"/>
    <w:rsid w:val="002A1D07"/>
    <w:rsid w:val="002A1DB8"/>
    <w:rsid w:val="002A29C1"/>
    <w:rsid w:val="002A2DD5"/>
    <w:rsid w:val="002A37BB"/>
    <w:rsid w:val="002A393A"/>
    <w:rsid w:val="002A3CAC"/>
    <w:rsid w:val="002A3E51"/>
    <w:rsid w:val="002A42F6"/>
    <w:rsid w:val="002A47F4"/>
    <w:rsid w:val="002A50F2"/>
    <w:rsid w:val="002A564E"/>
    <w:rsid w:val="002A5748"/>
    <w:rsid w:val="002A63DD"/>
    <w:rsid w:val="002A7831"/>
    <w:rsid w:val="002B2170"/>
    <w:rsid w:val="002B28C0"/>
    <w:rsid w:val="002B2D4C"/>
    <w:rsid w:val="002B46B1"/>
    <w:rsid w:val="002B4C2E"/>
    <w:rsid w:val="002B5879"/>
    <w:rsid w:val="002B60C4"/>
    <w:rsid w:val="002B72B1"/>
    <w:rsid w:val="002B7651"/>
    <w:rsid w:val="002B78BA"/>
    <w:rsid w:val="002C0BF8"/>
    <w:rsid w:val="002C3C59"/>
    <w:rsid w:val="002C544D"/>
    <w:rsid w:val="002C5820"/>
    <w:rsid w:val="002C6C0C"/>
    <w:rsid w:val="002D0E66"/>
    <w:rsid w:val="002D1158"/>
    <w:rsid w:val="002D1449"/>
    <w:rsid w:val="002D5023"/>
    <w:rsid w:val="002E1690"/>
    <w:rsid w:val="002E3E7C"/>
    <w:rsid w:val="002E587C"/>
    <w:rsid w:val="002E6D28"/>
    <w:rsid w:val="002F15E6"/>
    <w:rsid w:val="002F15FA"/>
    <w:rsid w:val="002F2FF6"/>
    <w:rsid w:val="002F3EC3"/>
    <w:rsid w:val="002F4849"/>
    <w:rsid w:val="002F5954"/>
    <w:rsid w:val="002F5FA6"/>
    <w:rsid w:val="00300735"/>
    <w:rsid w:val="00306FC5"/>
    <w:rsid w:val="00312621"/>
    <w:rsid w:val="00313B86"/>
    <w:rsid w:val="00314C2F"/>
    <w:rsid w:val="00314DA1"/>
    <w:rsid w:val="00315467"/>
    <w:rsid w:val="0031666E"/>
    <w:rsid w:val="00317D61"/>
    <w:rsid w:val="00321ACE"/>
    <w:rsid w:val="003225D0"/>
    <w:rsid w:val="00325CF4"/>
    <w:rsid w:val="00333DC2"/>
    <w:rsid w:val="0033483E"/>
    <w:rsid w:val="00334A9B"/>
    <w:rsid w:val="00334C99"/>
    <w:rsid w:val="00335B46"/>
    <w:rsid w:val="00335C9E"/>
    <w:rsid w:val="0033606A"/>
    <w:rsid w:val="0033659E"/>
    <w:rsid w:val="00341729"/>
    <w:rsid w:val="00342445"/>
    <w:rsid w:val="00344412"/>
    <w:rsid w:val="00344634"/>
    <w:rsid w:val="003449FC"/>
    <w:rsid w:val="00345533"/>
    <w:rsid w:val="00346297"/>
    <w:rsid w:val="00347E6E"/>
    <w:rsid w:val="00350792"/>
    <w:rsid w:val="00350EC6"/>
    <w:rsid w:val="0035559D"/>
    <w:rsid w:val="00365AF4"/>
    <w:rsid w:val="00366B8B"/>
    <w:rsid w:val="00366C90"/>
    <w:rsid w:val="00370800"/>
    <w:rsid w:val="003726A3"/>
    <w:rsid w:val="00373178"/>
    <w:rsid w:val="0037408A"/>
    <w:rsid w:val="0037435E"/>
    <w:rsid w:val="00374549"/>
    <w:rsid w:val="0037480B"/>
    <w:rsid w:val="00375070"/>
    <w:rsid w:val="00376646"/>
    <w:rsid w:val="00376C4B"/>
    <w:rsid w:val="00376EAD"/>
    <w:rsid w:val="00377110"/>
    <w:rsid w:val="00377604"/>
    <w:rsid w:val="0038110A"/>
    <w:rsid w:val="0038249E"/>
    <w:rsid w:val="003830BF"/>
    <w:rsid w:val="003841DA"/>
    <w:rsid w:val="003859EB"/>
    <w:rsid w:val="00390175"/>
    <w:rsid w:val="00393562"/>
    <w:rsid w:val="00393F84"/>
    <w:rsid w:val="00395218"/>
    <w:rsid w:val="00397549"/>
    <w:rsid w:val="003A1998"/>
    <w:rsid w:val="003A58C4"/>
    <w:rsid w:val="003B100E"/>
    <w:rsid w:val="003B3FA5"/>
    <w:rsid w:val="003B41C8"/>
    <w:rsid w:val="003B64EB"/>
    <w:rsid w:val="003B6504"/>
    <w:rsid w:val="003B782E"/>
    <w:rsid w:val="003B7ADC"/>
    <w:rsid w:val="003B7ADD"/>
    <w:rsid w:val="003C0D0B"/>
    <w:rsid w:val="003C12CE"/>
    <w:rsid w:val="003C27AF"/>
    <w:rsid w:val="003C27FB"/>
    <w:rsid w:val="003C4460"/>
    <w:rsid w:val="003C4837"/>
    <w:rsid w:val="003C4D7E"/>
    <w:rsid w:val="003C502C"/>
    <w:rsid w:val="003C6C25"/>
    <w:rsid w:val="003C7606"/>
    <w:rsid w:val="003D0634"/>
    <w:rsid w:val="003D08AC"/>
    <w:rsid w:val="003D0EE2"/>
    <w:rsid w:val="003D152D"/>
    <w:rsid w:val="003D3E4E"/>
    <w:rsid w:val="003D4B33"/>
    <w:rsid w:val="003D5A03"/>
    <w:rsid w:val="003D5DBF"/>
    <w:rsid w:val="003D6025"/>
    <w:rsid w:val="003D6D73"/>
    <w:rsid w:val="003D6F5D"/>
    <w:rsid w:val="003E108A"/>
    <w:rsid w:val="003E159D"/>
    <w:rsid w:val="003E1A40"/>
    <w:rsid w:val="003E3DA3"/>
    <w:rsid w:val="003E5EE1"/>
    <w:rsid w:val="003E784F"/>
    <w:rsid w:val="003E7D3F"/>
    <w:rsid w:val="003F05DB"/>
    <w:rsid w:val="003F29A4"/>
    <w:rsid w:val="003F3EE6"/>
    <w:rsid w:val="003F65AC"/>
    <w:rsid w:val="003F6B0F"/>
    <w:rsid w:val="003F6B9E"/>
    <w:rsid w:val="003F6E62"/>
    <w:rsid w:val="00400817"/>
    <w:rsid w:val="00403622"/>
    <w:rsid w:val="0040380F"/>
    <w:rsid w:val="00406554"/>
    <w:rsid w:val="00407F83"/>
    <w:rsid w:val="00410849"/>
    <w:rsid w:val="00410C5D"/>
    <w:rsid w:val="004119FE"/>
    <w:rsid w:val="00412CFC"/>
    <w:rsid w:val="0041340F"/>
    <w:rsid w:val="0041392A"/>
    <w:rsid w:val="00413D55"/>
    <w:rsid w:val="004144AC"/>
    <w:rsid w:val="004171FF"/>
    <w:rsid w:val="00417898"/>
    <w:rsid w:val="00417F2C"/>
    <w:rsid w:val="00417F89"/>
    <w:rsid w:val="00420805"/>
    <w:rsid w:val="0042195F"/>
    <w:rsid w:val="00421D77"/>
    <w:rsid w:val="00423CFD"/>
    <w:rsid w:val="00425228"/>
    <w:rsid w:val="00426B8B"/>
    <w:rsid w:val="00426FCA"/>
    <w:rsid w:val="00431EE6"/>
    <w:rsid w:val="00433527"/>
    <w:rsid w:val="00436DAF"/>
    <w:rsid w:val="00437762"/>
    <w:rsid w:val="00437F39"/>
    <w:rsid w:val="00440D0D"/>
    <w:rsid w:val="00441D2B"/>
    <w:rsid w:val="004420B4"/>
    <w:rsid w:val="0044240E"/>
    <w:rsid w:val="00444A42"/>
    <w:rsid w:val="00444AA0"/>
    <w:rsid w:val="0044557C"/>
    <w:rsid w:val="0044691A"/>
    <w:rsid w:val="00447BBA"/>
    <w:rsid w:val="00450AE7"/>
    <w:rsid w:val="004529D5"/>
    <w:rsid w:val="00453121"/>
    <w:rsid w:val="00454A55"/>
    <w:rsid w:val="004550A4"/>
    <w:rsid w:val="0046040C"/>
    <w:rsid w:val="004643AE"/>
    <w:rsid w:val="004656B9"/>
    <w:rsid w:val="00465E84"/>
    <w:rsid w:val="004703A4"/>
    <w:rsid w:val="00470BF9"/>
    <w:rsid w:val="00471D62"/>
    <w:rsid w:val="00472366"/>
    <w:rsid w:val="00472AE4"/>
    <w:rsid w:val="004749E3"/>
    <w:rsid w:val="00475E8D"/>
    <w:rsid w:val="0047642A"/>
    <w:rsid w:val="00476C3D"/>
    <w:rsid w:val="004805B0"/>
    <w:rsid w:val="0048204E"/>
    <w:rsid w:val="004825CB"/>
    <w:rsid w:val="00483134"/>
    <w:rsid w:val="00483A7E"/>
    <w:rsid w:val="00484CF8"/>
    <w:rsid w:val="004851E4"/>
    <w:rsid w:val="0048618E"/>
    <w:rsid w:val="0048648E"/>
    <w:rsid w:val="00490486"/>
    <w:rsid w:val="00491135"/>
    <w:rsid w:val="00493E89"/>
    <w:rsid w:val="0049494F"/>
    <w:rsid w:val="0049619A"/>
    <w:rsid w:val="004A000C"/>
    <w:rsid w:val="004A39A9"/>
    <w:rsid w:val="004A4FBF"/>
    <w:rsid w:val="004A536E"/>
    <w:rsid w:val="004A598B"/>
    <w:rsid w:val="004A5EA0"/>
    <w:rsid w:val="004A7579"/>
    <w:rsid w:val="004B1324"/>
    <w:rsid w:val="004B25E8"/>
    <w:rsid w:val="004B4ACE"/>
    <w:rsid w:val="004B622D"/>
    <w:rsid w:val="004B6482"/>
    <w:rsid w:val="004B674F"/>
    <w:rsid w:val="004B78AC"/>
    <w:rsid w:val="004C1E2C"/>
    <w:rsid w:val="004C217D"/>
    <w:rsid w:val="004C374F"/>
    <w:rsid w:val="004C554C"/>
    <w:rsid w:val="004C5F07"/>
    <w:rsid w:val="004C63CF"/>
    <w:rsid w:val="004C688D"/>
    <w:rsid w:val="004C6DEF"/>
    <w:rsid w:val="004D21A2"/>
    <w:rsid w:val="004D4D47"/>
    <w:rsid w:val="004D6607"/>
    <w:rsid w:val="004D67D4"/>
    <w:rsid w:val="004D7241"/>
    <w:rsid w:val="004D740C"/>
    <w:rsid w:val="004E10EC"/>
    <w:rsid w:val="004E1C62"/>
    <w:rsid w:val="004E2C12"/>
    <w:rsid w:val="004E5DC8"/>
    <w:rsid w:val="004E751B"/>
    <w:rsid w:val="004E78CF"/>
    <w:rsid w:val="004F033F"/>
    <w:rsid w:val="004F0FF8"/>
    <w:rsid w:val="004F11C1"/>
    <w:rsid w:val="004F2129"/>
    <w:rsid w:val="004F2677"/>
    <w:rsid w:val="004F5E79"/>
    <w:rsid w:val="004F669E"/>
    <w:rsid w:val="004F6A3A"/>
    <w:rsid w:val="00502014"/>
    <w:rsid w:val="0050271B"/>
    <w:rsid w:val="00503157"/>
    <w:rsid w:val="00503191"/>
    <w:rsid w:val="0050589F"/>
    <w:rsid w:val="0050605D"/>
    <w:rsid w:val="00507A8D"/>
    <w:rsid w:val="00507C10"/>
    <w:rsid w:val="00517C94"/>
    <w:rsid w:val="00520885"/>
    <w:rsid w:val="00522AAA"/>
    <w:rsid w:val="00522D89"/>
    <w:rsid w:val="00522F67"/>
    <w:rsid w:val="005259DB"/>
    <w:rsid w:val="00525ECA"/>
    <w:rsid w:val="005315E8"/>
    <w:rsid w:val="0053298C"/>
    <w:rsid w:val="00533A2A"/>
    <w:rsid w:val="00534592"/>
    <w:rsid w:val="0053580A"/>
    <w:rsid w:val="00535977"/>
    <w:rsid w:val="00535A79"/>
    <w:rsid w:val="00536CDF"/>
    <w:rsid w:val="0054149C"/>
    <w:rsid w:val="00542167"/>
    <w:rsid w:val="00542D45"/>
    <w:rsid w:val="00546B73"/>
    <w:rsid w:val="00550DD8"/>
    <w:rsid w:val="0055115F"/>
    <w:rsid w:val="00551775"/>
    <w:rsid w:val="00553D7A"/>
    <w:rsid w:val="00555F31"/>
    <w:rsid w:val="0055651E"/>
    <w:rsid w:val="005565C7"/>
    <w:rsid w:val="005567EC"/>
    <w:rsid w:val="00556DB5"/>
    <w:rsid w:val="0055748C"/>
    <w:rsid w:val="00561360"/>
    <w:rsid w:val="0056203C"/>
    <w:rsid w:val="00563843"/>
    <w:rsid w:val="005650BA"/>
    <w:rsid w:val="00565D19"/>
    <w:rsid w:val="00566B0E"/>
    <w:rsid w:val="0057034F"/>
    <w:rsid w:val="0057055A"/>
    <w:rsid w:val="00571602"/>
    <w:rsid w:val="00572FDB"/>
    <w:rsid w:val="00574A63"/>
    <w:rsid w:val="00580220"/>
    <w:rsid w:val="005812D3"/>
    <w:rsid w:val="005861EF"/>
    <w:rsid w:val="0058736E"/>
    <w:rsid w:val="0058739E"/>
    <w:rsid w:val="005939BC"/>
    <w:rsid w:val="00593F85"/>
    <w:rsid w:val="0059470A"/>
    <w:rsid w:val="00594E5A"/>
    <w:rsid w:val="0059527B"/>
    <w:rsid w:val="00595488"/>
    <w:rsid w:val="005977EC"/>
    <w:rsid w:val="005A3179"/>
    <w:rsid w:val="005A5322"/>
    <w:rsid w:val="005A6AEF"/>
    <w:rsid w:val="005A702D"/>
    <w:rsid w:val="005A70BA"/>
    <w:rsid w:val="005A7B66"/>
    <w:rsid w:val="005A7C80"/>
    <w:rsid w:val="005A7E1F"/>
    <w:rsid w:val="005B128A"/>
    <w:rsid w:val="005B2094"/>
    <w:rsid w:val="005B25CE"/>
    <w:rsid w:val="005B2C4D"/>
    <w:rsid w:val="005B2CAC"/>
    <w:rsid w:val="005B31DA"/>
    <w:rsid w:val="005B489A"/>
    <w:rsid w:val="005B6EF1"/>
    <w:rsid w:val="005B78D6"/>
    <w:rsid w:val="005B79CA"/>
    <w:rsid w:val="005C0071"/>
    <w:rsid w:val="005C02CD"/>
    <w:rsid w:val="005C0D37"/>
    <w:rsid w:val="005C3F7F"/>
    <w:rsid w:val="005C464B"/>
    <w:rsid w:val="005C7B30"/>
    <w:rsid w:val="005D107D"/>
    <w:rsid w:val="005D261D"/>
    <w:rsid w:val="005D2942"/>
    <w:rsid w:val="005D2F69"/>
    <w:rsid w:val="005D4901"/>
    <w:rsid w:val="005D63F9"/>
    <w:rsid w:val="005D6F25"/>
    <w:rsid w:val="005D706B"/>
    <w:rsid w:val="005E3A0D"/>
    <w:rsid w:val="005E5FEB"/>
    <w:rsid w:val="005E60F4"/>
    <w:rsid w:val="005F01AD"/>
    <w:rsid w:val="005F09F2"/>
    <w:rsid w:val="005F12FC"/>
    <w:rsid w:val="005F1DB2"/>
    <w:rsid w:val="005F36D9"/>
    <w:rsid w:val="00600EE3"/>
    <w:rsid w:val="00602162"/>
    <w:rsid w:val="00602BEC"/>
    <w:rsid w:val="00602FDD"/>
    <w:rsid w:val="00603BE4"/>
    <w:rsid w:val="0060530B"/>
    <w:rsid w:val="00605D8C"/>
    <w:rsid w:val="00605F42"/>
    <w:rsid w:val="006063BC"/>
    <w:rsid w:val="00607840"/>
    <w:rsid w:val="0060796A"/>
    <w:rsid w:val="00611BCF"/>
    <w:rsid w:val="00611C20"/>
    <w:rsid w:val="006145A5"/>
    <w:rsid w:val="00615C5D"/>
    <w:rsid w:val="00617B3A"/>
    <w:rsid w:val="0062151B"/>
    <w:rsid w:val="00623003"/>
    <w:rsid w:val="006230BC"/>
    <w:rsid w:val="0062345F"/>
    <w:rsid w:val="0062434A"/>
    <w:rsid w:val="00624560"/>
    <w:rsid w:val="006267B5"/>
    <w:rsid w:val="0062694E"/>
    <w:rsid w:val="0062734F"/>
    <w:rsid w:val="00627B36"/>
    <w:rsid w:val="00630BDF"/>
    <w:rsid w:val="00634271"/>
    <w:rsid w:val="0063446F"/>
    <w:rsid w:val="00634749"/>
    <w:rsid w:val="00636167"/>
    <w:rsid w:val="00640331"/>
    <w:rsid w:val="006410FE"/>
    <w:rsid w:val="0064340A"/>
    <w:rsid w:val="006447C4"/>
    <w:rsid w:val="00644BE1"/>
    <w:rsid w:val="00645776"/>
    <w:rsid w:val="00647D63"/>
    <w:rsid w:val="00650078"/>
    <w:rsid w:val="00651F6C"/>
    <w:rsid w:val="00652D41"/>
    <w:rsid w:val="00652F88"/>
    <w:rsid w:val="00655CFA"/>
    <w:rsid w:val="006576A7"/>
    <w:rsid w:val="0066141E"/>
    <w:rsid w:val="00661C2F"/>
    <w:rsid w:val="006649C8"/>
    <w:rsid w:val="00665BF6"/>
    <w:rsid w:val="00666DC0"/>
    <w:rsid w:val="00667809"/>
    <w:rsid w:val="006701E8"/>
    <w:rsid w:val="006709E1"/>
    <w:rsid w:val="00670FBA"/>
    <w:rsid w:val="00672FC3"/>
    <w:rsid w:val="00673A4D"/>
    <w:rsid w:val="0067541B"/>
    <w:rsid w:val="00675443"/>
    <w:rsid w:val="00675D11"/>
    <w:rsid w:val="006760AD"/>
    <w:rsid w:val="0067661A"/>
    <w:rsid w:val="00676CFB"/>
    <w:rsid w:val="00677B79"/>
    <w:rsid w:val="00680686"/>
    <w:rsid w:val="00680BF2"/>
    <w:rsid w:val="0068170F"/>
    <w:rsid w:val="0068328E"/>
    <w:rsid w:val="006833A0"/>
    <w:rsid w:val="00684B3A"/>
    <w:rsid w:val="0068559B"/>
    <w:rsid w:val="00686B72"/>
    <w:rsid w:val="00686C3D"/>
    <w:rsid w:val="00687447"/>
    <w:rsid w:val="006877E9"/>
    <w:rsid w:val="006913DF"/>
    <w:rsid w:val="0069284B"/>
    <w:rsid w:val="0069376E"/>
    <w:rsid w:val="00694874"/>
    <w:rsid w:val="006971BB"/>
    <w:rsid w:val="006A01E2"/>
    <w:rsid w:val="006A2A68"/>
    <w:rsid w:val="006A38FD"/>
    <w:rsid w:val="006A52DD"/>
    <w:rsid w:val="006A6144"/>
    <w:rsid w:val="006B0DAE"/>
    <w:rsid w:val="006B1CB5"/>
    <w:rsid w:val="006B3186"/>
    <w:rsid w:val="006B48FE"/>
    <w:rsid w:val="006B55A6"/>
    <w:rsid w:val="006B7BBC"/>
    <w:rsid w:val="006C0087"/>
    <w:rsid w:val="006C0705"/>
    <w:rsid w:val="006C271C"/>
    <w:rsid w:val="006C2AE7"/>
    <w:rsid w:val="006C68DB"/>
    <w:rsid w:val="006D170D"/>
    <w:rsid w:val="006D263A"/>
    <w:rsid w:val="006D6066"/>
    <w:rsid w:val="006D6809"/>
    <w:rsid w:val="006E0098"/>
    <w:rsid w:val="006E00DC"/>
    <w:rsid w:val="006E1E9E"/>
    <w:rsid w:val="006E1ED1"/>
    <w:rsid w:val="006E329A"/>
    <w:rsid w:val="006E4614"/>
    <w:rsid w:val="006E49AE"/>
    <w:rsid w:val="006E7271"/>
    <w:rsid w:val="006F00E2"/>
    <w:rsid w:val="006F0455"/>
    <w:rsid w:val="006F0C26"/>
    <w:rsid w:val="006F2435"/>
    <w:rsid w:val="006F2C49"/>
    <w:rsid w:val="006F3B8D"/>
    <w:rsid w:val="006F45BF"/>
    <w:rsid w:val="006F57C1"/>
    <w:rsid w:val="006F5867"/>
    <w:rsid w:val="006F6D69"/>
    <w:rsid w:val="006F79AE"/>
    <w:rsid w:val="0070345F"/>
    <w:rsid w:val="007038D0"/>
    <w:rsid w:val="007040A4"/>
    <w:rsid w:val="00706144"/>
    <w:rsid w:val="007069CC"/>
    <w:rsid w:val="007117D3"/>
    <w:rsid w:val="007122D1"/>
    <w:rsid w:val="007152EB"/>
    <w:rsid w:val="007156B2"/>
    <w:rsid w:val="00716EAC"/>
    <w:rsid w:val="00720002"/>
    <w:rsid w:val="00721CFB"/>
    <w:rsid w:val="00725646"/>
    <w:rsid w:val="00725EF6"/>
    <w:rsid w:val="007262FF"/>
    <w:rsid w:val="00726E16"/>
    <w:rsid w:val="007272F1"/>
    <w:rsid w:val="007301AB"/>
    <w:rsid w:val="00731409"/>
    <w:rsid w:val="00735E21"/>
    <w:rsid w:val="007366B4"/>
    <w:rsid w:val="00737C86"/>
    <w:rsid w:val="00740B13"/>
    <w:rsid w:val="00741121"/>
    <w:rsid w:val="00742F44"/>
    <w:rsid w:val="00744CA0"/>
    <w:rsid w:val="0074607C"/>
    <w:rsid w:val="007567E1"/>
    <w:rsid w:val="00757B79"/>
    <w:rsid w:val="00760D6B"/>
    <w:rsid w:val="00761F44"/>
    <w:rsid w:val="007635DD"/>
    <w:rsid w:val="00763970"/>
    <w:rsid w:val="00764F97"/>
    <w:rsid w:val="00767D3C"/>
    <w:rsid w:val="007704BD"/>
    <w:rsid w:val="00771B53"/>
    <w:rsid w:val="00771E2A"/>
    <w:rsid w:val="00772404"/>
    <w:rsid w:val="00775431"/>
    <w:rsid w:val="0077569C"/>
    <w:rsid w:val="00775A1F"/>
    <w:rsid w:val="00777B65"/>
    <w:rsid w:val="00777D4E"/>
    <w:rsid w:val="00777E63"/>
    <w:rsid w:val="007807F5"/>
    <w:rsid w:val="00780EAB"/>
    <w:rsid w:val="0078182B"/>
    <w:rsid w:val="00792065"/>
    <w:rsid w:val="0079238C"/>
    <w:rsid w:val="00792459"/>
    <w:rsid w:val="00792877"/>
    <w:rsid w:val="00793812"/>
    <w:rsid w:val="0079385A"/>
    <w:rsid w:val="00793C9D"/>
    <w:rsid w:val="00794401"/>
    <w:rsid w:val="00794568"/>
    <w:rsid w:val="00797F85"/>
    <w:rsid w:val="007A03FA"/>
    <w:rsid w:val="007A0952"/>
    <w:rsid w:val="007A13B6"/>
    <w:rsid w:val="007A4A30"/>
    <w:rsid w:val="007A5EBA"/>
    <w:rsid w:val="007B045A"/>
    <w:rsid w:val="007B06EF"/>
    <w:rsid w:val="007B0962"/>
    <w:rsid w:val="007B147C"/>
    <w:rsid w:val="007B1747"/>
    <w:rsid w:val="007B2BB5"/>
    <w:rsid w:val="007B51D7"/>
    <w:rsid w:val="007B6C19"/>
    <w:rsid w:val="007C15E0"/>
    <w:rsid w:val="007C24DF"/>
    <w:rsid w:val="007C34B7"/>
    <w:rsid w:val="007C5BB9"/>
    <w:rsid w:val="007D0040"/>
    <w:rsid w:val="007D2895"/>
    <w:rsid w:val="007D6F0C"/>
    <w:rsid w:val="007D70A6"/>
    <w:rsid w:val="007E23A3"/>
    <w:rsid w:val="007E2BAD"/>
    <w:rsid w:val="007E64DA"/>
    <w:rsid w:val="007F00BF"/>
    <w:rsid w:val="007F15D9"/>
    <w:rsid w:val="007F299C"/>
    <w:rsid w:val="007F6529"/>
    <w:rsid w:val="00800ADC"/>
    <w:rsid w:val="0080196F"/>
    <w:rsid w:val="008030FF"/>
    <w:rsid w:val="008031E6"/>
    <w:rsid w:val="00804645"/>
    <w:rsid w:val="00805443"/>
    <w:rsid w:val="00807496"/>
    <w:rsid w:val="00807886"/>
    <w:rsid w:val="00810BEA"/>
    <w:rsid w:val="00810FBA"/>
    <w:rsid w:val="0081122E"/>
    <w:rsid w:val="00811921"/>
    <w:rsid w:val="008137BE"/>
    <w:rsid w:val="00813F37"/>
    <w:rsid w:val="00815CED"/>
    <w:rsid w:val="00816AE3"/>
    <w:rsid w:val="00816D2C"/>
    <w:rsid w:val="008248B3"/>
    <w:rsid w:val="00827A13"/>
    <w:rsid w:val="00831129"/>
    <w:rsid w:val="00832293"/>
    <w:rsid w:val="008353EC"/>
    <w:rsid w:val="00835C72"/>
    <w:rsid w:val="00835E86"/>
    <w:rsid w:val="0083671C"/>
    <w:rsid w:val="00837723"/>
    <w:rsid w:val="008411A0"/>
    <w:rsid w:val="00841B83"/>
    <w:rsid w:val="008429C5"/>
    <w:rsid w:val="00842AEC"/>
    <w:rsid w:val="00842B47"/>
    <w:rsid w:val="0084790E"/>
    <w:rsid w:val="008501D4"/>
    <w:rsid w:val="00851755"/>
    <w:rsid w:val="008546C6"/>
    <w:rsid w:val="00856632"/>
    <w:rsid w:val="00857610"/>
    <w:rsid w:val="00857EE8"/>
    <w:rsid w:val="008614F2"/>
    <w:rsid w:val="00864615"/>
    <w:rsid w:val="008648C3"/>
    <w:rsid w:val="008658DB"/>
    <w:rsid w:val="00866D30"/>
    <w:rsid w:val="0086749A"/>
    <w:rsid w:val="00867C95"/>
    <w:rsid w:val="00870128"/>
    <w:rsid w:val="008714D8"/>
    <w:rsid w:val="00871D8E"/>
    <w:rsid w:val="0087224E"/>
    <w:rsid w:val="008727C0"/>
    <w:rsid w:val="00875406"/>
    <w:rsid w:val="00876608"/>
    <w:rsid w:val="0087725B"/>
    <w:rsid w:val="0088015B"/>
    <w:rsid w:val="00881006"/>
    <w:rsid w:val="008817C3"/>
    <w:rsid w:val="00881BB5"/>
    <w:rsid w:val="00884D98"/>
    <w:rsid w:val="00885220"/>
    <w:rsid w:val="00885341"/>
    <w:rsid w:val="0088699A"/>
    <w:rsid w:val="00886A9E"/>
    <w:rsid w:val="0088718D"/>
    <w:rsid w:val="00887B6B"/>
    <w:rsid w:val="00890437"/>
    <w:rsid w:val="008919C8"/>
    <w:rsid w:val="00891CEE"/>
    <w:rsid w:val="00892393"/>
    <w:rsid w:val="00894F89"/>
    <w:rsid w:val="00896588"/>
    <w:rsid w:val="008A012B"/>
    <w:rsid w:val="008A0535"/>
    <w:rsid w:val="008A09C5"/>
    <w:rsid w:val="008A0B4D"/>
    <w:rsid w:val="008A14F3"/>
    <w:rsid w:val="008A47CD"/>
    <w:rsid w:val="008A5853"/>
    <w:rsid w:val="008A64E9"/>
    <w:rsid w:val="008A7A96"/>
    <w:rsid w:val="008A7EAB"/>
    <w:rsid w:val="008B0634"/>
    <w:rsid w:val="008B18CE"/>
    <w:rsid w:val="008B3488"/>
    <w:rsid w:val="008B408B"/>
    <w:rsid w:val="008B63F2"/>
    <w:rsid w:val="008B66E9"/>
    <w:rsid w:val="008C2427"/>
    <w:rsid w:val="008C26DA"/>
    <w:rsid w:val="008C26EE"/>
    <w:rsid w:val="008C2E4B"/>
    <w:rsid w:val="008C4807"/>
    <w:rsid w:val="008C5761"/>
    <w:rsid w:val="008C5953"/>
    <w:rsid w:val="008C624D"/>
    <w:rsid w:val="008C62D9"/>
    <w:rsid w:val="008C63D8"/>
    <w:rsid w:val="008C652A"/>
    <w:rsid w:val="008C7C24"/>
    <w:rsid w:val="008D1192"/>
    <w:rsid w:val="008D156A"/>
    <w:rsid w:val="008D23B8"/>
    <w:rsid w:val="008D3516"/>
    <w:rsid w:val="008D3553"/>
    <w:rsid w:val="008D5BF4"/>
    <w:rsid w:val="008D60FB"/>
    <w:rsid w:val="008D7D7B"/>
    <w:rsid w:val="008E0933"/>
    <w:rsid w:val="008E1016"/>
    <w:rsid w:val="008E44F6"/>
    <w:rsid w:val="008E55DD"/>
    <w:rsid w:val="008E7D7B"/>
    <w:rsid w:val="008E7E07"/>
    <w:rsid w:val="008F24A8"/>
    <w:rsid w:val="008F38A7"/>
    <w:rsid w:val="008F5CF1"/>
    <w:rsid w:val="008F5DAB"/>
    <w:rsid w:val="008F7026"/>
    <w:rsid w:val="00903586"/>
    <w:rsid w:val="009046B4"/>
    <w:rsid w:val="00905083"/>
    <w:rsid w:val="009066FA"/>
    <w:rsid w:val="0090671A"/>
    <w:rsid w:val="00906884"/>
    <w:rsid w:val="00910737"/>
    <w:rsid w:val="009112C0"/>
    <w:rsid w:val="0091203E"/>
    <w:rsid w:val="009121C4"/>
    <w:rsid w:val="0091228C"/>
    <w:rsid w:val="00913BA2"/>
    <w:rsid w:val="00914AD6"/>
    <w:rsid w:val="00915486"/>
    <w:rsid w:val="00916BA4"/>
    <w:rsid w:val="009174CD"/>
    <w:rsid w:val="00917CCA"/>
    <w:rsid w:val="009236E7"/>
    <w:rsid w:val="00924C4A"/>
    <w:rsid w:val="0093075F"/>
    <w:rsid w:val="0093195D"/>
    <w:rsid w:val="00932AB3"/>
    <w:rsid w:val="00932BE8"/>
    <w:rsid w:val="00932C82"/>
    <w:rsid w:val="009334D8"/>
    <w:rsid w:val="00936B0C"/>
    <w:rsid w:val="0093745C"/>
    <w:rsid w:val="00941AC7"/>
    <w:rsid w:val="009420CC"/>
    <w:rsid w:val="00942A05"/>
    <w:rsid w:val="00943B68"/>
    <w:rsid w:val="00943DF9"/>
    <w:rsid w:val="00944BA6"/>
    <w:rsid w:val="009515D5"/>
    <w:rsid w:val="00952064"/>
    <w:rsid w:val="009559D0"/>
    <w:rsid w:val="00956448"/>
    <w:rsid w:val="00956A47"/>
    <w:rsid w:val="00957B03"/>
    <w:rsid w:val="00957CB4"/>
    <w:rsid w:val="009630DC"/>
    <w:rsid w:val="00963A43"/>
    <w:rsid w:val="0096463C"/>
    <w:rsid w:val="00964E6D"/>
    <w:rsid w:val="009654AB"/>
    <w:rsid w:val="009658E1"/>
    <w:rsid w:val="00965B5B"/>
    <w:rsid w:val="00966851"/>
    <w:rsid w:val="00966B48"/>
    <w:rsid w:val="00967112"/>
    <w:rsid w:val="009714FF"/>
    <w:rsid w:val="009716F0"/>
    <w:rsid w:val="00975F26"/>
    <w:rsid w:val="00976440"/>
    <w:rsid w:val="00976802"/>
    <w:rsid w:val="00977FF1"/>
    <w:rsid w:val="00980A6A"/>
    <w:rsid w:val="009817F2"/>
    <w:rsid w:val="00983A97"/>
    <w:rsid w:val="0098421D"/>
    <w:rsid w:val="009850F1"/>
    <w:rsid w:val="0098644D"/>
    <w:rsid w:val="00990433"/>
    <w:rsid w:val="00991957"/>
    <w:rsid w:val="00992939"/>
    <w:rsid w:val="00992B2B"/>
    <w:rsid w:val="00994425"/>
    <w:rsid w:val="00995847"/>
    <w:rsid w:val="0099640D"/>
    <w:rsid w:val="00996F83"/>
    <w:rsid w:val="009970F2"/>
    <w:rsid w:val="00997535"/>
    <w:rsid w:val="00997D36"/>
    <w:rsid w:val="009A04A7"/>
    <w:rsid w:val="009A1115"/>
    <w:rsid w:val="009A1A1E"/>
    <w:rsid w:val="009A1B12"/>
    <w:rsid w:val="009A286C"/>
    <w:rsid w:val="009A2D05"/>
    <w:rsid w:val="009A4B05"/>
    <w:rsid w:val="009A5181"/>
    <w:rsid w:val="009A6248"/>
    <w:rsid w:val="009A73DA"/>
    <w:rsid w:val="009A79EC"/>
    <w:rsid w:val="009B0941"/>
    <w:rsid w:val="009B2080"/>
    <w:rsid w:val="009B357C"/>
    <w:rsid w:val="009B494F"/>
    <w:rsid w:val="009B4DC0"/>
    <w:rsid w:val="009B79B5"/>
    <w:rsid w:val="009C0194"/>
    <w:rsid w:val="009C069A"/>
    <w:rsid w:val="009C0EF4"/>
    <w:rsid w:val="009C0F95"/>
    <w:rsid w:val="009C189E"/>
    <w:rsid w:val="009C2E9B"/>
    <w:rsid w:val="009C4577"/>
    <w:rsid w:val="009C4D8C"/>
    <w:rsid w:val="009C4FA1"/>
    <w:rsid w:val="009C742D"/>
    <w:rsid w:val="009D024B"/>
    <w:rsid w:val="009D06F6"/>
    <w:rsid w:val="009D0F4D"/>
    <w:rsid w:val="009D1E6A"/>
    <w:rsid w:val="009D53B8"/>
    <w:rsid w:val="009D6ED6"/>
    <w:rsid w:val="009D7099"/>
    <w:rsid w:val="009D70A6"/>
    <w:rsid w:val="009D72CE"/>
    <w:rsid w:val="009D7786"/>
    <w:rsid w:val="009D7AE6"/>
    <w:rsid w:val="009E0924"/>
    <w:rsid w:val="009E13C1"/>
    <w:rsid w:val="009E4747"/>
    <w:rsid w:val="009E6A0D"/>
    <w:rsid w:val="009E6D83"/>
    <w:rsid w:val="009E710F"/>
    <w:rsid w:val="009E75B9"/>
    <w:rsid w:val="009E79BB"/>
    <w:rsid w:val="009F019A"/>
    <w:rsid w:val="009F32B8"/>
    <w:rsid w:val="009F581E"/>
    <w:rsid w:val="009F6A34"/>
    <w:rsid w:val="00A06569"/>
    <w:rsid w:val="00A109FD"/>
    <w:rsid w:val="00A10EA4"/>
    <w:rsid w:val="00A113B5"/>
    <w:rsid w:val="00A12F54"/>
    <w:rsid w:val="00A1414B"/>
    <w:rsid w:val="00A15118"/>
    <w:rsid w:val="00A15BBC"/>
    <w:rsid w:val="00A161C0"/>
    <w:rsid w:val="00A165CD"/>
    <w:rsid w:val="00A17013"/>
    <w:rsid w:val="00A17328"/>
    <w:rsid w:val="00A2403F"/>
    <w:rsid w:val="00A267DB"/>
    <w:rsid w:val="00A3022B"/>
    <w:rsid w:val="00A30CCB"/>
    <w:rsid w:val="00A323B2"/>
    <w:rsid w:val="00A32BD5"/>
    <w:rsid w:val="00A349E2"/>
    <w:rsid w:val="00A3578D"/>
    <w:rsid w:val="00A3596D"/>
    <w:rsid w:val="00A370C5"/>
    <w:rsid w:val="00A37572"/>
    <w:rsid w:val="00A37676"/>
    <w:rsid w:val="00A376C8"/>
    <w:rsid w:val="00A40A43"/>
    <w:rsid w:val="00A43B23"/>
    <w:rsid w:val="00A4575D"/>
    <w:rsid w:val="00A46CCB"/>
    <w:rsid w:val="00A4705F"/>
    <w:rsid w:val="00A47D10"/>
    <w:rsid w:val="00A523E1"/>
    <w:rsid w:val="00A529E2"/>
    <w:rsid w:val="00A55944"/>
    <w:rsid w:val="00A5624E"/>
    <w:rsid w:val="00A57200"/>
    <w:rsid w:val="00A57471"/>
    <w:rsid w:val="00A60843"/>
    <w:rsid w:val="00A6131B"/>
    <w:rsid w:val="00A617F5"/>
    <w:rsid w:val="00A61B58"/>
    <w:rsid w:val="00A65AF6"/>
    <w:rsid w:val="00A676DC"/>
    <w:rsid w:val="00A6785E"/>
    <w:rsid w:val="00A721F2"/>
    <w:rsid w:val="00A73A7E"/>
    <w:rsid w:val="00A74C0D"/>
    <w:rsid w:val="00A80393"/>
    <w:rsid w:val="00A80D19"/>
    <w:rsid w:val="00A83597"/>
    <w:rsid w:val="00A8464A"/>
    <w:rsid w:val="00A8464D"/>
    <w:rsid w:val="00A84A66"/>
    <w:rsid w:val="00A853AE"/>
    <w:rsid w:val="00A85F59"/>
    <w:rsid w:val="00A86705"/>
    <w:rsid w:val="00A900C4"/>
    <w:rsid w:val="00A90501"/>
    <w:rsid w:val="00A90EF3"/>
    <w:rsid w:val="00A9233E"/>
    <w:rsid w:val="00A92D25"/>
    <w:rsid w:val="00A936E9"/>
    <w:rsid w:val="00A95CA5"/>
    <w:rsid w:val="00A95D4C"/>
    <w:rsid w:val="00A968D9"/>
    <w:rsid w:val="00A9740C"/>
    <w:rsid w:val="00A97AF2"/>
    <w:rsid w:val="00AA1087"/>
    <w:rsid w:val="00AA1C04"/>
    <w:rsid w:val="00AA2F4A"/>
    <w:rsid w:val="00AA3A1C"/>
    <w:rsid w:val="00AA4079"/>
    <w:rsid w:val="00AA45F4"/>
    <w:rsid w:val="00AA5A38"/>
    <w:rsid w:val="00AB4728"/>
    <w:rsid w:val="00AB531B"/>
    <w:rsid w:val="00AB6AEA"/>
    <w:rsid w:val="00AB7146"/>
    <w:rsid w:val="00AC018A"/>
    <w:rsid w:val="00AC10A0"/>
    <w:rsid w:val="00AC363A"/>
    <w:rsid w:val="00AC479A"/>
    <w:rsid w:val="00AC6538"/>
    <w:rsid w:val="00AC6EBE"/>
    <w:rsid w:val="00AD039E"/>
    <w:rsid w:val="00AD1E1C"/>
    <w:rsid w:val="00AD2CDE"/>
    <w:rsid w:val="00AD2D4A"/>
    <w:rsid w:val="00AD51F6"/>
    <w:rsid w:val="00AD6473"/>
    <w:rsid w:val="00AE0C7C"/>
    <w:rsid w:val="00AE16DA"/>
    <w:rsid w:val="00AE3C62"/>
    <w:rsid w:val="00AE4860"/>
    <w:rsid w:val="00AE4870"/>
    <w:rsid w:val="00AE4B94"/>
    <w:rsid w:val="00AE50E3"/>
    <w:rsid w:val="00AE56CD"/>
    <w:rsid w:val="00AE6677"/>
    <w:rsid w:val="00AE7416"/>
    <w:rsid w:val="00AF3B30"/>
    <w:rsid w:val="00B0029D"/>
    <w:rsid w:val="00B00702"/>
    <w:rsid w:val="00B0283E"/>
    <w:rsid w:val="00B06A8A"/>
    <w:rsid w:val="00B070B7"/>
    <w:rsid w:val="00B075C3"/>
    <w:rsid w:val="00B130BE"/>
    <w:rsid w:val="00B169BC"/>
    <w:rsid w:val="00B16EB4"/>
    <w:rsid w:val="00B17FDC"/>
    <w:rsid w:val="00B214DC"/>
    <w:rsid w:val="00B23E2A"/>
    <w:rsid w:val="00B30AEF"/>
    <w:rsid w:val="00B30EA7"/>
    <w:rsid w:val="00B417BF"/>
    <w:rsid w:val="00B43838"/>
    <w:rsid w:val="00B44B76"/>
    <w:rsid w:val="00B44CD9"/>
    <w:rsid w:val="00B45437"/>
    <w:rsid w:val="00B461B6"/>
    <w:rsid w:val="00B461DC"/>
    <w:rsid w:val="00B46974"/>
    <w:rsid w:val="00B470C9"/>
    <w:rsid w:val="00B51AB4"/>
    <w:rsid w:val="00B51F75"/>
    <w:rsid w:val="00B528A6"/>
    <w:rsid w:val="00B52FC2"/>
    <w:rsid w:val="00B537BA"/>
    <w:rsid w:val="00B5501D"/>
    <w:rsid w:val="00B5622B"/>
    <w:rsid w:val="00B56739"/>
    <w:rsid w:val="00B56817"/>
    <w:rsid w:val="00B572AB"/>
    <w:rsid w:val="00B608A0"/>
    <w:rsid w:val="00B61CD5"/>
    <w:rsid w:val="00B62473"/>
    <w:rsid w:val="00B62602"/>
    <w:rsid w:val="00B63C0E"/>
    <w:rsid w:val="00B64811"/>
    <w:rsid w:val="00B64A06"/>
    <w:rsid w:val="00B6626B"/>
    <w:rsid w:val="00B66300"/>
    <w:rsid w:val="00B66AAD"/>
    <w:rsid w:val="00B66E28"/>
    <w:rsid w:val="00B71BAC"/>
    <w:rsid w:val="00B71E32"/>
    <w:rsid w:val="00B73EF1"/>
    <w:rsid w:val="00B75BF3"/>
    <w:rsid w:val="00B776BD"/>
    <w:rsid w:val="00B81B0F"/>
    <w:rsid w:val="00B82D24"/>
    <w:rsid w:val="00B84524"/>
    <w:rsid w:val="00B84730"/>
    <w:rsid w:val="00B94BC6"/>
    <w:rsid w:val="00B95D43"/>
    <w:rsid w:val="00B97CD2"/>
    <w:rsid w:val="00BA0F3D"/>
    <w:rsid w:val="00BA134E"/>
    <w:rsid w:val="00BA63A0"/>
    <w:rsid w:val="00BA730B"/>
    <w:rsid w:val="00BA75FC"/>
    <w:rsid w:val="00BB0709"/>
    <w:rsid w:val="00BB0F49"/>
    <w:rsid w:val="00BB10CB"/>
    <w:rsid w:val="00BB200D"/>
    <w:rsid w:val="00BB2026"/>
    <w:rsid w:val="00BB301E"/>
    <w:rsid w:val="00BB426D"/>
    <w:rsid w:val="00BB46E2"/>
    <w:rsid w:val="00BB5BF6"/>
    <w:rsid w:val="00BB6045"/>
    <w:rsid w:val="00BB77DB"/>
    <w:rsid w:val="00BB78D1"/>
    <w:rsid w:val="00BB7CC3"/>
    <w:rsid w:val="00BC07E2"/>
    <w:rsid w:val="00BC20DF"/>
    <w:rsid w:val="00BC2348"/>
    <w:rsid w:val="00BC78AA"/>
    <w:rsid w:val="00BD1480"/>
    <w:rsid w:val="00BD1F19"/>
    <w:rsid w:val="00BD2BA2"/>
    <w:rsid w:val="00BD3AAB"/>
    <w:rsid w:val="00BD4CA1"/>
    <w:rsid w:val="00BD5020"/>
    <w:rsid w:val="00BD52D3"/>
    <w:rsid w:val="00BD6815"/>
    <w:rsid w:val="00BE0F18"/>
    <w:rsid w:val="00BE1225"/>
    <w:rsid w:val="00BE1ED7"/>
    <w:rsid w:val="00BE2BAB"/>
    <w:rsid w:val="00BE38E4"/>
    <w:rsid w:val="00BE4279"/>
    <w:rsid w:val="00BE4F50"/>
    <w:rsid w:val="00BE561D"/>
    <w:rsid w:val="00BE6A6E"/>
    <w:rsid w:val="00BF236D"/>
    <w:rsid w:val="00BF2E0C"/>
    <w:rsid w:val="00BF6CA4"/>
    <w:rsid w:val="00BF6E08"/>
    <w:rsid w:val="00BF74DD"/>
    <w:rsid w:val="00BF7562"/>
    <w:rsid w:val="00C00476"/>
    <w:rsid w:val="00C02596"/>
    <w:rsid w:val="00C02993"/>
    <w:rsid w:val="00C03812"/>
    <w:rsid w:val="00C0492B"/>
    <w:rsid w:val="00C04B26"/>
    <w:rsid w:val="00C05458"/>
    <w:rsid w:val="00C07E29"/>
    <w:rsid w:val="00C07FE5"/>
    <w:rsid w:val="00C1383E"/>
    <w:rsid w:val="00C149C2"/>
    <w:rsid w:val="00C214CA"/>
    <w:rsid w:val="00C234B8"/>
    <w:rsid w:val="00C23C4A"/>
    <w:rsid w:val="00C26030"/>
    <w:rsid w:val="00C262ED"/>
    <w:rsid w:val="00C2708C"/>
    <w:rsid w:val="00C279B3"/>
    <w:rsid w:val="00C301B8"/>
    <w:rsid w:val="00C333DD"/>
    <w:rsid w:val="00C335EC"/>
    <w:rsid w:val="00C342D2"/>
    <w:rsid w:val="00C34B55"/>
    <w:rsid w:val="00C35A64"/>
    <w:rsid w:val="00C36AE6"/>
    <w:rsid w:val="00C37679"/>
    <w:rsid w:val="00C37EE0"/>
    <w:rsid w:val="00C40418"/>
    <w:rsid w:val="00C44FCE"/>
    <w:rsid w:val="00C45000"/>
    <w:rsid w:val="00C450C7"/>
    <w:rsid w:val="00C4623C"/>
    <w:rsid w:val="00C47B67"/>
    <w:rsid w:val="00C5278C"/>
    <w:rsid w:val="00C539CB"/>
    <w:rsid w:val="00C54014"/>
    <w:rsid w:val="00C60B10"/>
    <w:rsid w:val="00C63CBF"/>
    <w:rsid w:val="00C6433C"/>
    <w:rsid w:val="00C66ACC"/>
    <w:rsid w:val="00C67208"/>
    <w:rsid w:val="00C67B7A"/>
    <w:rsid w:val="00C70B0D"/>
    <w:rsid w:val="00C76AFA"/>
    <w:rsid w:val="00C76DA8"/>
    <w:rsid w:val="00C77BA4"/>
    <w:rsid w:val="00C83463"/>
    <w:rsid w:val="00C8384A"/>
    <w:rsid w:val="00C845A0"/>
    <w:rsid w:val="00C852A7"/>
    <w:rsid w:val="00C85D7B"/>
    <w:rsid w:val="00C87B24"/>
    <w:rsid w:val="00C919D0"/>
    <w:rsid w:val="00C93F31"/>
    <w:rsid w:val="00C9466E"/>
    <w:rsid w:val="00C94A6E"/>
    <w:rsid w:val="00C95324"/>
    <w:rsid w:val="00C96551"/>
    <w:rsid w:val="00C97FA2"/>
    <w:rsid w:val="00CA11B4"/>
    <w:rsid w:val="00CA2D44"/>
    <w:rsid w:val="00CA546E"/>
    <w:rsid w:val="00CA7100"/>
    <w:rsid w:val="00CB106D"/>
    <w:rsid w:val="00CB1095"/>
    <w:rsid w:val="00CB1634"/>
    <w:rsid w:val="00CB26D6"/>
    <w:rsid w:val="00CB2CDC"/>
    <w:rsid w:val="00CB2F7F"/>
    <w:rsid w:val="00CB395F"/>
    <w:rsid w:val="00CB3FD2"/>
    <w:rsid w:val="00CB41D9"/>
    <w:rsid w:val="00CB580C"/>
    <w:rsid w:val="00CB5E29"/>
    <w:rsid w:val="00CB6D68"/>
    <w:rsid w:val="00CC07C5"/>
    <w:rsid w:val="00CC1F14"/>
    <w:rsid w:val="00CC1FBD"/>
    <w:rsid w:val="00CC4B01"/>
    <w:rsid w:val="00CC4C35"/>
    <w:rsid w:val="00CC5500"/>
    <w:rsid w:val="00CC55CF"/>
    <w:rsid w:val="00CC55DF"/>
    <w:rsid w:val="00CC6EA6"/>
    <w:rsid w:val="00CC7DBE"/>
    <w:rsid w:val="00CD109C"/>
    <w:rsid w:val="00CD1713"/>
    <w:rsid w:val="00CD1AF5"/>
    <w:rsid w:val="00CD31E1"/>
    <w:rsid w:val="00CD3E54"/>
    <w:rsid w:val="00CD4580"/>
    <w:rsid w:val="00CD4FE2"/>
    <w:rsid w:val="00CD5CFA"/>
    <w:rsid w:val="00CD60AE"/>
    <w:rsid w:val="00CD67DC"/>
    <w:rsid w:val="00CD6BEA"/>
    <w:rsid w:val="00CE07D9"/>
    <w:rsid w:val="00CE1580"/>
    <w:rsid w:val="00CE21FA"/>
    <w:rsid w:val="00CE2CAF"/>
    <w:rsid w:val="00CE2DD7"/>
    <w:rsid w:val="00CE3280"/>
    <w:rsid w:val="00CE33C0"/>
    <w:rsid w:val="00CE5229"/>
    <w:rsid w:val="00CE572C"/>
    <w:rsid w:val="00CE7685"/>
    <w:rsid w:val="00CF118F"/>
    <w:rsid w:val="00CF2ED3"/>
    <w:rsid w:val="00CF30A5"/>
    <w:rsid w:val="00CF4B22"/>
    <w:rsid w:val="00CF4B67"/>
    <w:rsid w:val="00CF4BEA"/>
    <w:rsid w:val="00CF4CD8"/>
    <w:rsid w:val="00CF5332"/>
    <w:rsid w:val="00CF5BD5"/>
    <w:rsid w:val="00CF6DAA"/>
    <w:rsid w:val="00D0060B"/>
    <w:rsid w:val="00D022F3"/>
    <w:rsid w:val="00D0394C"/>
    <w:rsid w:val="00D03B29"/>
    <w:rsid w:val="00D0420E"/>
    <w:rsid w:val="00D042F8"/>
    <w:rsid w:val="00D04CE0"/>
    <w:rsid w:val="00D050BF"/>
    <w:rsid w:val="00D1005E"/>
    <w:rsid w:val="00D10BDD"/>
    <w:rsid w:val="00D10CB0"/>
    <w:rsid w:val="00D1257C"/>
    <w:rsid w:val="00D1362B"/>
    <w:rsid w:val="00D13F76"/>
    <w:rsid w:val="00D154E3"/>
    <w:rsid w:val="00D16362"/>
    <w:rsid w:val="00D17591"/>
    <w:rsid w:val="00D21569"/>
    <w:rsid w:val="00D22DE1"/>
    <w:rsid w:val="00D24637"/>
    <w:rsid w:val="00D26185"/>
    <w:rsid w:val="00D271D6"/>
    <w:rsid w:val="00D306EA"/>
    <w:rsid w:val="00D30AA7"/>
    <w:rsid w:val="00D30B60"/>
    <w:rsid w:val="00D314CA"/>
    <w:rsid w:val="00D31FA4"/>
    <w:rsid w:val="00D3270F"/>
    <w:rsid w:val="00D32C91"/>
    <w:rsid w:val="00D346D6"/>
    <w:rsid w:val="00D34C67"/>
    <w:rsid w:val="00D37D87"/>
    <w:rsid w:val="00D41844"/>
    <w:rsid w:val="00D41AA2"/>
    <w:rsid w:val="00D43E95"/>
    <w:rsid w:val="00D4472E"/>
    <w:rsid w:val="00D475A3"/>
    <w:rsid w:val="00D47B98"/>
    <w:rsid w:val="00D47EDB"/>
    <w:rsid w:val="00D506FC"/>
    <w:rsid w:val="00D509DB"/>
    <w:rsid w:val="00D5111F"/>
    <w:rsid w:val="00D5315E"/>
    <w:rsid w:val="00D57DB6"/>
    <w:rsid w:val="00D60085"/>
    <w:rsid w:val="00D610E3"/>
    <w:rsid w:val="00D614E2"/>
    <w:rsid w:val="00D61CDF"/>
    <w:rsid w:val="00D64724"/>
    <w:rsid w:val="00D6480A"/>
    <w:rsid w:val="00D64DC4"/>
    <w:rsid w:val="00D65A32"/>
    <w:rsid w:val="00D66023"/>
    <w:rsid w:val="00D701D6"/>
    <w:rsid w:val="00D70AC1"/>
    <w:rsid w:val="00D713FB"/>
    <w:rsid w:val="00D71DCF"/>
    <w:rsid w:val="00D72A71"/>
    <w:rsid w:val="00D7447F"/>
    <w:rsid w:val="00D77C78"/>
    <w:rsid w:val="00D80E57"/>
    <w:rsid w:val="00D817BA"/>
    <w:rsid w:val="00D82982"/>
    <w:rsid w:val="00D860BE"/>
    <w:rsid w:val="00D86153"/>
    <w:rsid w:val="00D86B10"/>
    <w:rsid w:val="00D86D82"/>
    <w:rsid w:val="00D86E4A"/>
    <w:rsid w:val="00D91947"/>
    <w:rsid w:val="00D92FE5"/>
    <w:rsid w:val="00D935DE"/>
    <w:rsid w:val="00D93961"/>
    <w:rsid w:val="00D963FF"/>
    <w:rsid w:val="00D96ADF"/>
    <w:rsid w:val="00DA1464"/>
    <w:rsid w:val="00DA1B57"/>
    <w:rsid w:val="00DA4393"/>
    <w:rsid w:val="00DA4610"/>
    <w:rsid w:val="00DA4914"/>
    <w:rsid w:val="00DA5C27"/>
    <w:rsid w:val="00DA5C57"/>
    <w:rsid w:val="00DA65E0"/>
    <w:rsid w:val="00DA6710"/>
    <w:rsid w:val="00DB4F33"/>
    <w:rsid w:val="00DB5557"/>
    <w:rsid w:val="00DB611D"/>
    <w:rsid w:val="00DB6554"/>
    <w:rsid w:val="00DC2A7C"/>
    <w:rsid w:val="00DC2B6E"/>
    <w:rsid w:val="00DC5020"/>
    <w:rsid w:val="00DC51B9"/>
    <w:rsid w:val="00DC5EF8"/>
    <w:rsid w:val="00DC7549"/>
    <w:rsid w:val="00DC7CC8"/>
    <w:rsid w:val="00DC7D13"/>
    <w:rsid w:val="00DD0402"/>
    <w:rsid w:val="00DD0DE1"/>
    <w:rsid w:val="00DD2561"/>
    <w:rsid w:val="00DD3E94"/>
    <w:rsid w:val="00DD4489"/>
    <w:rsid w:val="00DD558A"/>
    <w:rsid w:val="00DD7CF2"/>
    <w:rsid w:val="00DE05F0"/>
    <w:rsid w:val="00DE0A16"/>
    <w:rsid w:val="00DE21E6"/>
    <w:rsid w:val="00DE49D6"/>
    <w:rsid w:val="00DE510C"/>
    <w:rsid w:val="00DE584D"/>
    <w:rsid w:val="00DE681E"/>
    <w:rsid w:val="00DE712B"/>
    <w:rsid w:val="00DF0389"/>
    <w:rsid w:val="00DF0F83"/>
    <w:rsid w:val="00DF2341"/>
    <w:rsid w:val="00DF33A0"/>
    <w:rsid w:val="00DF4431"/>
    <w:rsid w:val="00DF4504"/>
    <w:rsid w:val="00DF62CA"/>
    <w:rsid w:val="00DF703E"/>
    <w:rsid w:val="00DF7176"/>
    <w:rsid w:val="00E0009D"/>
    <w:rsid w:val="00E00DE8"/>
    <w:rsid w:val="00E02336"/>
    <w:rsid w:val="00E033A5"/>
    <w:rsid w:val="00E036C2"/>
    <w:rsid w:val="00E1019D"/>
    <w:rsid w:val="00E112EE"/>
    <w:rsid w:val="00E119A4"/>
    <w:rsid w:val="00E11F28"/>
    <w:rsid w:val="00E12910"/>
    <w:rsid w:val="00E13263"/>
    <w:rsid w:val="00E146F3"/>
    <w:rsid w:val="00E14B9A"/>
    <w:rsid w:val="00E159CD"/>
    <w:rsid w:val="00E1654C"/>
    <w:rsid w:val="00E16E80"/>
    <w:rsid w:val="00E2158A"/>
    <w:rsid w:val="00E21C38"/>
    <w:rsid w:val="00E22C3D"/>
    <w:rsid w:val="00E24AC2"/>
    <w:rsid w:val="00E25771"/>
    <w:rsid w:val="00E258D1"/>
    <w:rsid w:val="00E26F39"/>
    <w:rsid w:val="00E30021"/>
    <w:rsid w:val="00E33445"/>
    <w:rsid w:val="00E35933"/>
    <w:rsid w:val="00E36741"/>
    <w:rsid w:val="00E4157F"/>
    <w:rsid w:val="00E41FE0"/>
    <w:rsid w:val="00E4383D"/>
    <w:rsid w:val="00E43D28"/>
    <w:rsid w:val="00E4455E"/>
    <w:rsid w:val="00E453DB"/>
    <w:rsid w:val="00E46BC9"/>
    <w:rsid w:val="00E47ECE"/>
    <w:rsid w:val="00E50B6B"/>
    <w:rsid w:val="00E52860"/>
    <w:rsid w:val="00E52CEA"/>
    <w:rsid w:val="00E54773"/>
    <w:rsid w:val="00E54DD8"/>
    <w:rsid w:val="00E564A9"/>
    <w:rsid w:val="00E57266"/>
    <w:rsid w:val="00E57373"/>
    <w:rsid w:val="00E577F3"/>
    <w:rsid w:val="00E57930"/>
    <w:rsid w:val="00E61F63"/>
    <w:rsid w:val="00E6226E"/>
    <w:rsid w:val="00E62D9F"/>
    <w:rsid w:val="00E67ED4"/>
    <w:rsid w:val="00E7130F"/>
    <w:rsid w:val="00E7239F"/>
    <w:rsid w:val="00E7558D"/>
    <w:rsid w:val="00E75A48"/>
    <w:rsid w:val="00E76C05"/>
    <w:rsid w:val="00E76FE5"/>
    <w:rsid w:val="00E808B0"/>
    <w:rsid w:val="00E8091E"/>
    <w:rsid w:val="00E82531"/>
    <w:rsid w:val="00E82F45"/>
    <w:rsid w:val="00E82FB1"/>
    <w:rsid w:val="00E86029"/>
    <w:rsid w:val="00E863E1"/>
    <w:rsid w:val="00E90B07"/>
    <w:rsid w:val="00E92251"/>
    <w:rsid w:val="00E92CED"/>
    <w:rsid w:val="00E942C5"/>
    <w:rsid w:val="00E95F7F"/>
    <w:rsid w:val="00E97E59"/>
    <w:rsid w:val="00EA04E0"/>
    <w:rsid w:val="00EA07B1"/>
    <w:rsid w:val="00EA0923"/>
    <w:rsid w:val="00EA1E27"/>
    <w:rsid w:val="00EA329C"/>
    <w:rsid w:val="00EA5174"/>
    <w:rsid w:val="00EB37E8"/>
    <w:rsid w:val="00EB56E7"/>
    <w:rsid w:val="00EB654E"/>
    <w:rsid w:val="00EB6655"/>
    <w:rsid w:val="00EB665A"/>
    <w:rsid w:val="00EC359C"/>
    <w:rsid w:val="00EC3E24"/>
    <w:rsid w:val="00EC4163"/>
    <w:rsid w:val="00EC57AF"/>
    <w:rsid w:val="00EC57B6"/>
    <w:rsid w:val="00EC7EDC"/>
    <w:rsid w:val="00ED33B7"/>
    <w:rsid w:val="00ED342A"/>
    <w:rsid w:val="00ED4761"/>
    <w:rsid w:val="00ED7CE2"/>
    <w:rsid w:val="00EE0EB2"/>
    <w:rsid w:val="00EE1E1C"/>
    <w:rsid w:val="00EE24A7"/>
    <w:rsid w:val="00EE2D34"/>
    <w:rsid w:val="00EE35CB"/>
    <w:rsid w:val="00EE4DEB"/>
    <w:rsid w:val="00EE586F"/>
    <w:rsid w:val="00EE60E7"/>
    <w:rsid w:val="00EE7E4E"/>
    <w:rsid w:val="00EF37C6"/>
    <w:rsid w:val="00EF39B9"/>
    <w:rsid w:val="00EF64A4"/>
    <w:rsid w:val="00EF6C57"/>
    <w:rsid w:val="00EF7F6D"/>
    <w:rsid w:val="00F01CBD"/>
    <w:rsid w:val="00F022D4"/>
    <w:rsid w:val="00F02E92"/>
    <w:rsid w:val="00F11056"/>
    <w:rsid w:val="00F1296C"/>
    <w:rsid w:val="00F1464B"/>
    <w:rsid w:val="00F1535B"/>
    <w:rsid w:val="00F15EA3"/>
    <w:rsid w:val="00F1758B"/>
    <w:rsid w:val="00F17D1D"/>
    <w:rsid w:val="00F20495"/>
    <w:rsid w:val="00F20C4A"/>
    <w:rsid w:val="00F22B36"/>
    <w:rsid w:val="00F22D96"/>
    <w:rsid w:val="00F308F7"/>
    <w:rsid w:val="00F3187E"/>
    <w:rsid w:val="00F31F4E"/>
    <w:rsid w:val="00F3213C"/>
    <w:rsid w:val="00F32370"/>
    <w:rsid w:val="00F33487"/>
    <w:rsid w:val="00F33E42"/>
    <w:rsid w:val="00F4011C"/>
    <w:rsid w:val="00F422C2"/>
    <w:rsid w:val="00F4237C"/>
    <w:rsid w:val="00F4349B"/>
    <w:rsid w:val="00F45422"/>
    <w:rsid w:val="00F458C5"/>
    <w:rsid w:val="00F45BCD"/>
    <w:rsid w:val="00F469A8"/>
    <w:rsid w:val="00F47244"/>
    <w:rsid w:val="00F50DC9"/>
    <w:rsid w:val="00F510F3"/>
    <w:rsid w:val="00F51FEE"/>
    <w:rsid w:val="00F5216D"/>
    <w:rsid w:val="00F55870"/>
    <w:rsid w:val="00F57917"/>
    <w:rsid w:val="00F628D7"/>
    <w:rsid w:val="00F62DA4"/>
    <w:rsid w:val="00F63A8B"/>
    <w:rsid w:val="00F661FD"/>
    <w:rsid w:val="00F66466"/>
    <w:rsid w:val="00F677C7"/>
    <w:rsid w:val="00F70795"/>
    <w:rsid w:val="00F71482"/>
    <w:rsid w:val="00F72051"/>
    <w:rsid w:val="00F721AB"/>
    <w:rsid w:val="00F726B2"/>
    <w:rsid w:val="00F737C4"/>
    <w:rsid w:val="00F73BF4"/>
    <w:rsid w:val="00F75072"/>
    <w:rsid w:val="00F77CF9"/>
    <w:rsid w:val="00F83802"/>
    <w:rsid w:val="00F84E32"/>
    <w:rsid w:val="00F85527"/>
    <w:rsid w:val="00F857A5"/>
    <w:rsid w:val="00F8663F"/>
    <w:rsid w:val="00F920F2"/>
    <w:rsid w:val="00F96662"/>
    <w:rsid w:val="00F974A7"/>
    <w:rsid w:val="00F977B0"/>
    <w:rsid w:val="00F97C00"/>
    <w:rsid w:val="00FA1835"/>
    <w:rsid w:val="00FA205B"/>
    <w:rsid w:val="00FA26D1"/>
    <w:rsid w:val="00FA43D4"/>
    <w:rsid w:val="00FA5140"/>
    <w:rsid w:val="00FA553E"/>
    <w:rsid w:val="00FB1597"/>
    <w:rsid w:val="00FB27B1"/>
    <w:rsid w:val="00FB27C4"/>
    <w:rsid w:val="00FB2AB3"/>
    <w:rsid w:val="00FB74CF"/>
    <w:rsid w:val="00FC0C30"/>
    <w:rsid w:val="00FC4ECD"/>
    <w:rsid w:val="00FC6CDB"/>
    <w:rsid w:val="00FD026C"/>
    <w:rsid w:val="00FD03F1"/>
    <w:rsid w:val="00FD0617"/>
    <w:rsid w:val="00FD1680"/>
    <w:rsid w:val="00FD16F0"/>
    <w:rsid w:val="00FD2062"/>
    <w:rsid w:val="00FD21DA"/>
    <w:rsid w:val="00FD2C30"/>
    <w:rsid w:val="00FD3B4D"/>
    <w:rsid w:val="00FD402B"/>
    <w:rsid w:val="00FD7962"/>
    <w:rsid w:val="00FE1D74"/>
    <w:rsid w:val="00FE205C"/>
    <w:rsid w:val="00FE302C"/>
    <w:rsid w:val="00FE3EC9"/>
    <w:rsid w:val="00FE4D9B"/>
    <w:rsid w:val="00FE799D"/>
    <w:rsid w:val="00FF1D29"/>
    <w:rsid w:val="00FF1F6C"/>
    <w:rsid w:val="00FF2855"/>
    <w:rsid w:val="00FF4707"/>
    <w:rsid w:val="00FF5122"/>
    <w:rsid w:val="00FF638D"/>
    <w:rsid w:val="00FF6F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08C043"/>
  <w15:docId w15:val="{8FBFC874-7D37-4A68-9D56-FCB15E56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70D"/>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B30AEF"/>
    <w:pPr>
      <w:keepNext/>
      <w:keepLines/>
      <w:spacing w:before="240" w:line="360" w:lineRule="auto"/>
      <w:outlineLvl w:val="0"/>
    </w:pPr>
    <w:rPr>
      <w:rFonts w:eastAsiaTheme="majorEastAsia" w:cstheme="majorBidi"/>
      <w:szCs w:val="32"/>
    </w:rPr>
  </w:style>
  <w:style w:type="paragraph" w:styleId="Heading2">
    <w:name w:val="heading 2"/>
    <w:next w:val="Normal"/>
    <w:link w:val="Heading2Char"/>
    <w:autoRedefine/>
    <w:uiPriority w:val="9"/>
    <w:unhideWhenUsed/>
    <w:qFormat/>
    <w:rsid w:val="00FA5140"/>
    <w:pPr>
      <w:spacing w:after="0" w:line="240" w:lineRule="auto"/>
      <w:outlineLvl w:val="1"/>
    </w:pPr>
    <w:rPr>
      <w:rFonts w:ascii="Times New Roman" w:hAnsi="Times New Roman"/>
      <w:i/>
      <w:sz w:val="24"/>
    </w:rPr>
  </w:style>
  <w:style w:type="paragraph" w:styleId="Heading3">
    <w:name w:val="heading 3"/>
    <w:basedOn w:val="Normal"/>
    <w:next w:val="Normal"/>
    <w:link w:val="Heading3Char"/>
    <w:autoRedefine/>
    <w:uiPriority w:val="9"/>
    <w:unhideWhenUsed/>
    <w:qFormat/>
    <w:rsid w:val="006F79AE"/>
    <w:pPr>
      <w:keepNext/>
      <w:keepLines/>
      <w:spacing w:line="480" w:lineRule="auto"/>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611BC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D170D"/>
    <w:rPr>
      <w:sz w:val="16"/>
      <w:szCs w:val="16"/>
    </w:rPr>
  </w:style>
  <w:style w:type="paragraph" w:styleId="CommentText">
    <w:name w:val="annotation text"/>
    <w:basedOn w:val="Normal"/>
    <w:link w:val="CommentTextChar"/>
    <w:uiPriority w:val="99"/>
    <w:unhideWhenUsed/>
    <w:rsid w:val="006D170D"/>
    <w:rPr>
      <w:sz w:val="20"/>
      <w:szCs w:val="20"/>
    </w:rPr>
  </w:style>
  <w:style w:type="character" w:customStyle="1" w:styleId="CommentTextChar">
    <w:name w:val="Comment Text Char"/>
    <w:basedOn w:val="DefaultParagraphFont"/>
    <w:link w:val="CommentText"/>
    <w:uiPriority w:val="99"/>
    <w:rsid w:val="006D170D"/>
    <w:rPr>
      <w:rFonts w:ascii="Times New Roman" w:hAnsi="Times New Roman"/>
      <w:sz w:val="20"/>
      <w:szCs w:val="20"/>
    </w:rPr>
  </w:style>
  <w:style w:type="paragraph" w:styleId="BalloonText">
    <w:name w:val="Balloon Text"/>
    <w:basedOn w:val="Normal"/>
    <w:link w:val="BalloonTextChar"/>
    <w:uiPriority w:val="99"/>
    <w:semiHidden/>
    <w:unhideWhenUsed/>
    <w:rsid w:val="006D17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70D"/>
    <w:rPr>
      <w:rFonts w:ascii="Segoe UI" w:hAnsi="Segoe UI" w:cs="Segoe UI"/>
      <w:sz w:val="18"/>
      <w:szCs w:val="18"/>
    </w:rPr>
  </w:style>
  <w:style w:type="paragraph" w:styleId="ListParagraph">
    <w:name w:val="List Paragraph"/>
    <w:basedOn w:val="Normal"/>
    <w:uiPriority w:val="34"/>
    <w:qFormat/>
    <w:rsid w:val="006D170D"/>
    <w:pPr>
      <w:ind w:left="720"/>
      <w:contextualSpacing/>
    </w:pPr>
  </w:style>
  <w:style w:type="character" w:styleId="Hyperlink">
    <w:name w:val="Hyperlink"/>
    <w:basedOn w:val="DefaultParagraphFont"/>
    <w:uiPriority w:val="99"/>
    <w:unhideWhenUsed/>
    <w:rsid w:val="006D170D"/>
    <w:rPr>
      <w:color w:val="0563C1" w:themeColor="hyperlink"/>
      <w:u w:val="single"/>
    </w:rPr>
  </w:style>
  <w:style w:type="character" w:styleId="PlaceholderText">
    <w:name w:val="Placeholder Text"/>
    <w:basedOn w:val="DefaultParagraphFont"/>
    <w:uiPriority w:val="99"/>
    <w:semiHidden/>
    <w:rsid w:val="006D170D"/>
    <w:rPr>
      <w:color w:val="808080"/>
    </w:rPr>
  </w:style>
  <w:style w:type="paragraph" w:styleId="Header">
    <w:name w:val="header"/>
    <w:basedOn w:val="Normal"/>
    <w:link w:val="HeaderChar"/>
    <w:uiPriority w:val="99"/>
    <w:unhideWhenUsed/>
    <w:rsid w:val="006D170D"/>
    <w:pPr>
      <w:tabs>
        <w:tab w:val="center" w:pos="4320"/>
        <w:tab w:val="right" w:pos="8640"/>
      </w:tabs>
    </w:pPr>
  </w:style>
  <w:style w:type="character" w:customStyle="1" w:styleId="HeaderChar">
    <w:name w:val="Header Char"/>
    <w:basedOn w:val="DefaultParagraphFont"/>
    <w:link w:val="Header"/>
    <w:uiPriority w:val="99"/>
    <w:rsid w:val="006D170D"/>
    <w:rPr>
      <w:rFonts w:ascii="Times New Roman" w:hAnsi="Times New Roman"/>
      <w:sz w:val="24"/>
    </w:rPr>
  </w:style>
  <w:style w:type="paragraph" w:styleId="Footer">
    <w:name w:val="footer"/>
    <w:basedOn w:val="Normal"/>
    <w:link w:val="FooterChar"/>
    <w:uiPriority w:val="99"/>
    <w:unhideWhenUsed/>
    <w:rsid w:val="006D170D"/>
    <w:pPr>
      <w:tabs>
        <w:tab w:val="center" w:pos="4320"/>
        <w:tab w:val="right" w:pos="8640"/>
      </w:tabs>
    </w:pPr>
  </w:style>
  <w:style w:type="character" w:customStyle="1" w:styleId="FooterChar">
    <w:name w:val="Footer Char"/>
    <w:basedOn w:val="DefaultParagraphFont"/>
    <w:link w:val="Footer"/>
    <w:uiPriority w:val="99"/>
    <w:rsid w:val="006D170D"/>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6D170D"/>
    <w:rPr>
      <w:b/>
      <w:bCs/>
    </w:rPr>
  </w:style>
  <w:style w:type="character" w:customStyle="1" w:styleId="CommentSubjectChar">
    <w:name w:val="Comment Subject Char"/>
    <w:basedOn w:val="CommentTextChar"/>
    <w:link w:val="CommentSubject"/>
    <w:uiPriority w:val="99"/>
    <w:semiHidden/>
    <w:rsid w:val="006D170D"/>
    <w:rPr>
      <w:rFonts w:ascii="Times New Roman" w:hAnsi="Times New Roman"/>
      <w:b/>
      <w:bCs/>
      <w:sz w:val="20"/>
      <w:szCs w:val="20"/>
    </w:rPr>
  </w:style>
  <w:style w:type="paragraph" w:styleId="NormalWeb">
    <w:name w:val="Normal (Web)"/>
    <w:basedOn w:val="Normal"/>
    <w:uiPriority w:val="99"/>
    <w:unhideWhenUsed/>
    <w:rsid w:val="006D170D"/>
    <w:pPr>
      <w:spacing w:before="100" w:beforeAutospacing="1" w:after="100" w:afterAutospacing="1"/>
    </w:pPr>
    <w:rPr>
      <w:rFonts w:eastAsiaTheme="minorEastAsia" w:cs="Times New Roman"/>
      <w:szCs w:val="24"/>
    </w:rPr>
  </w:style>
  <w:style w:type="paragraph" w:styleId="Revision">
    <w:name w:val="Revision"/>
    <w:hidden/>
    <w:uiPriority w:val="99"/>
    <w:semiHidden/>
    <w:rsid w:val="006D170D"/>
    <w:pPr>
      <w:spacing w:after="0" w:line="240" w:lineRule="auto"/>
    </w:pPr>
    <w:rPr>
      <w:rFonts w:ascii="Times New Roman" w:hAnsi="Times New Roman"/>
      <w:sz w:val="24"/>
    </w:rPr>
  </w:style>
  <w:style w:type="character" w:customStyle="1" w:styleId="apple-converted-space">
    <w:name w:val="apple-converted-space"/>
    <w:basedOn w:val="DefaultParagraphFont"/>
    <w:rsid w:val="008E44F6"/>
  </w:style>
  <w:style w:type="character" w:styleId="LineNumber">
    <w:name w:val="line number"/>
    <w:basedOn w:val="DefaultParagraphFont"/>
    <w:uiPriority w:val="99"/>
    <w:semiHidden/>
    <w:unhideWhenUsed/>
    <w:rsid w:val="005939BC"/>
  </w:style>
  <w:style w:type="paragraph" w:customStyle="1" w:styleId="DecimalAligned">
    <w:name w:val="Decimal Aligned"/>
    <w:basedOn w:val="Normal"/>
    <w:uiPriority w:val="40"/>
    <w:qFormat/>
    <w:rsid w:val="00E036C2"/>
    <w:pPr>
      <w:tabs>
        <w:tab w:val="decimal" w:pos="360"/>
      </w:tabs>
      <w:spacing w:after="200" w:line="276" w:lineRule="auto"/>
    </w:pPr>
    <w:rPr>
      <w:rFonts w:asciiTheme="minorHAnsi" w:eastAsiaTheme="minorEastAsia" w:hAnsiTheme="minorHAnsi" w:cs="Times New Roman"/>
      <w:sz w:val="22"/>
    </w:rPr>
  </w:style>
  <w:style w:type="paragraph" w:styleId="FootnoteText">
    <w:name w:val="footnote text"/>
    <w:basedOn w:val="Normal"/>
    <w:link w:val="FootnoteTextChar"/>
    <w:uiPriority w:val="99"/>
    <w:unhideWhenUsed/>
    <w:rsid w:val="00E036C2"/>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E036C2"/>
    <w:rPr>
      <w:rFonts w:eastAsiaTheme="minorEastAsia" w:cs="Times New Roman"/>
      <w:sz w:val="20"/>
      <w:szCs w:val="20"/>
    </w:rPr>
  </w:style>
  <w:style w:type="character" w:styleId="SubtleEmphasis">
    <w:name w:val="Subtle Emphasis"/>
    <w:basedOn w:val="DefaultParagraphFont"/>
    <w:uiPriority w:val="19"/>
    <w:qFormat/>
    <w:rsid w:val="00E036C2"/>
    <w:rPr>
      <w:i/>
      <w:iCs/>
    </w:rPr>
  </w:style>
  <w:style w:type="table" w:styleId="LightShading-Accent1">
    <w:name w:val="Light Shading Accent 1"/>
    <w:basedOn w:val="TableNormal"/>
    <w:uiPriority w:val="60"/>
    <w:rsid w:val="00E036C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stTable7Colorful1">
    <w:name w:val="List Table 7 Colorful1"/>
    <w:basedOn w:val="TableNormal"/>
    <w:uiPriority w:val="52"/>
    <w:rsid w:val="006F3B8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mpact">
    <w:name w:val="Compact"/>
    <w:basedOn w:val="BodyText"/>
    <w:qFormat/>
    <w:rsid w:val="007366B4"/>
    <w:pPr>
      <w:spacing w:before="36" w:after="36"/>
    </w:pPr>
    <w:rPr>
      <w:rFonts w:asciiTheme="minorHAnsi" w:hAnsiTheme="minorHAnsi"/>
      <w:szCs w:val="24"/>
    </w:rPr>
  </w:style>
  <w:style w:type="paragraph" w:styleId="BodyText">
    <w:name w:val="Body Text"/>
    <w:basedOn w:val="Normal"/>
    <w:link w:val="BodyTextChar"/>
    <w:uiPriority w:val="99"/>
    <w:semiHidden/>
    <w:unhideWhenUsed/>
    <w:rsid w:val="007366B4"/>
    <w:pPr>
      <w:spacing w:after="120"/>
    </w:pPr>
  </w:style>
  <w:style w:type="character" w:customStyle="1" w:styleId="BodyTextChar">
    <w:name w:val="Body Text Char"/>
    <w:basedOn w:val="DefaultParagraphFont"/>
    <w:link w:val="BodyText"/>
    <w:uiPriority w:val="99"/>
    <w:semiHidden/>
    <w:rsid w:val="007366B4"/>
    <w:rPr>
      <w:rFonts w:ascii="Times New Roman" w:hAnsi="Times New Roman"/>
      <w:sz w:val="24"/>
    </w:rPr>
  </w:style>
  <w:style w:type="paragraph" w:styleId="Title">
    <w:name w:val="Title"/>
    <w:basedOn w:val="Normal"/>
    <w:next w:val="Normal"/>
    <w:link w:val="TitleChar"/>
    <w:autoRedefine/>
    <w:uiPriority w:val="10"/>
    <w:qFormat/>
    <w:rsid w:val="007B6C19"/>
    <w:pPr>
      <w:spacing w:line="48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B6C19"/>
    <w:rPr>
      <w:rFonts w:ascii="Times New Roman" w:eastAsiaTheme="majorEastAsia" w:hAnsi="Times New Roman" w:cstheme="majorBidi"/>
      <w:spacing w:val="-10"/>
      <w:kern w:val="28"/>
      <w:sz w:val="24"/>
      <w:szCs w:val="56"/>
    </w:rPr>
  </w:style>
  <w:style w:type="character" w:customStyle="1" w:styleId="Heading1Char">
    <w:name w:val="Heading 1 Char"/>
    <w:basedOn w:val="DefaultParagraphFont"/>
    <w:link w:val="Heading1"/>
    <w:uiPriority w:val="9"/>
    <w:rsid w:val="00B30AEF"/>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FA5140"/>
    <w:rPr>
      <w:rFonts w:ascii="Times New Roman" w:hAnsi="Times New Roman"/>
      <w:i/>
      <w:sz w:val="24"/>
    </w:rPr>
  </w:style>
  <w:style w:type="character" w:customStyle="1" w:styleId="Heading3Char">
    <w:name w:val="Heading 3 Char"/>
    <w:basedOn w:val="DefaultParagraphFont"/>
    <w:link w:val="Heading3"/>
    <w:uiPriority w:val="9"/>
    <w:rsid w:val="006F79AE"/>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611BCF"/>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0191">
      <w:bodyDiv w:val="1"/>
      <w:marLeft w:val="0"/>
      <w:marRight w:val="0"/>
      <w:marTop w:val="0"/>
      <w:marBottom w:val="0"/>
      <w:divBdr>
        <w:top w:val="none" w:sz="0" w:space="0" w:color="auto"/>
        <w:left w:val="none" w:sz="0" w:space="0" w:color="auto"/>
        <w:bottom w:val="none" w:sz="0" w:space="0" w:color="auto"/>
        <w:right w:val="none" w:sz="0" w:space="0" w:color="auto"/>
      </w:divBdr>
    </w:div>
    <w:div w:id="146749164">
      <w:bodyDiv w:val="1"/>
      <w:marLeft w:val="0"/>
      <w:marRight w:val="0"/>
      <w:marTop w:val="0"/>
      <w:marBottom w:val="0"/>
      <w:divBdr>
        <w:top w:val="none" w:sz="0" w:space="0" w:color="auto"/>
        <w:left w:val="none" w:sz="0" w:space="0" w:color="auto"/>
        <w:bottom w:val="none" w:sz="0" w:space="0" w:color="auto"/>
        <w:right w:val="none" w:sz="0" w:space="0" w:color="auto"/>
      </w:divBdr>
    </w:div>
    <w:div w:id="237639321">
      <w:bodyDiv w:val="1"/>
      <w:marLeft w:val="0"/>
      <w:marRight w:val="0"/>
      <w:marTop w:val="0"/>
      <w:marBottom w:val="0"/>
      <w:divBdr>
        <w:top w:val="none" w:sz="0" w:space="0" w:color="auto"/>
        <w:left w:val="none" w:sz="0" w:space="0" w:color="auto"/>
        <w:bottom w:val="none" w:sz="0" w:space="0" w:color="auto"/>
        <w:right w:val="none" w:sz="0" w:space="0" w:color="auto"/>
      </w:divBdr>
    </w:div>
    <w:div w:id="286089267">
      <w:bodyDiv w:val="1"/>
      <w:marLeft w:val="0"/>
      <w:marRight w:val="0"/>
      <w:marTop w:val="0"/>
      <w:marBottom w:val="0"/>
      <w:divBdr>
        <w:top w:val="none" w:sz="0" w:space="0" w:color="auto"/>
        <w:left w:val="none" w:sz="0" w:space="0" w:color="auto"/>
        <w:bottom w:val="none" w:sz="0" w:space="0" w:color="auto"/>
        <w:right w:val="none" w:sz="0" w:space="0" w:color="auto"/>
      </w:divBdr>
    </w:div>
    <w:div w:id="351734883">
      <w:bodyDiv w:val="1"/>
      <w:marLeft w:val="0"/>
      <w:marRight w:val="0"/>
      <w:marTop w:val="0"/>
      <w:marBottom w:val="0"/>
      <w:divBdr>
        <w:top w:val="none" w:sz="0" w:space="0" w:color="auto"/>
        <w:left w:val="none" w:sz="0" w:space="0" w:color="auto"/>
        <w:bottom w:val="none" w:sz="0" w:space="0" w:color="auto"/>
        <w:right w:val="none" w:sz="0" w:space="0" w:color="auto"/>
      </w:divBdr>
    </w:div>
    <w:div w:id="467364375">
      <w:bodyDiv w:val="1"/>
      <w:marLeft w:val="0"/>
      <w:marRight w:val="0"/>
      <w:marTop w:val="0"/>
      <w:marBottom w:val="0"/>
      <w:divBdr>
        <w:top w:val="none" w:sz="0" w:space="0" w:color="auto"/>
        <w:left w:val="none" w:sz="0" w:space="0" w:color="auto"/>
        <w:bottom w:val="none" w:sz="0" w:space="0" w:color="auto"/>
        <w:right w:val="none" w:sz="0" w:space="0" w:color="auto"/>
      </w:divBdr>
    </w:div>
    <w:div w:id="489515972">
      <w:bodyDiv w:val="1"/>
      <w:marLeft w:val="0"/>
      <w:marRight w:val="0"/>
      <w:marTop w:val="0"/>
      <w:marBottom w:val="0"/>
      <w:divBdr>
        <w:top w:val="none" w:sz="0" w:space="0" w:color="auto"/>
        <w:left w:val="none" w:sz="0" w:space="0" w:color="auto"/>
        <w:bottom w:val="none" w:sz="0" w:space="0" w:color="auto"/>
        <w:right w:val="none" w:sz="0" w:space="0" w:color="auto"/>
      </w:divBdr>
    </w:div>
    <w:div w:id="490023950">
      <w:bodyDiv w:val="1"/>
      <w:marLeft w:val="0"/>
      <w:marRight w:val="0"/>
      <w:marTop w:val="0"/>
      <w:marBottom w:val="0"/>
      <w:divBdr>
        <w:top w:val="none" w:sz="0" w:space="0" w:color="auto"/>
        <w:left w:val="none" w:sz="0" w:space="0" w:color="auto"/>
        <w:bottom w:val="none" w:sz="0" w:space="0" w:color="auto"/>
        <w:right w:val="none" w:sz="0" w:space="0" w:color="auto"/>
      </w:divBdr>
    </w:div>
    <w:div w:id="513111080">
      <w:bodyDiv w:val="1"/>
      <w:marLeft w:val="0"/>
      <w:marRight w:val="0"/>
      <w:marTop w:val="0"/>
      <w:marBottom w:val="0"/>
      <w:divBdr>
        <w:top w:val="none" w:sz="0" w:space="0" w:color="auto"/>
        <w:left w:val="none" w:sz="0" w:space="0" w:color="auto"/>
        <w:bottom w:val="none" w:sz="0" w:space="0" w:color="auto"/>
        <w:right w:val="none" w:sz="0" w:space="0" w:color="auto"/>
      </w:divBdr>
    </w:div>
    <w:div w:id="600140694">
      <w:bodyDiv w:val="1"/>
      <w:marLeft w:val="0"/>
      <w:marRight w:val="0"/>
      <w:marTop w:val="0"/>
      <w:marBottom w:val="0"/>
      <w:divBdr>
        <w:top w:val="none" w:sz="0" w:space="0" w:color="auto"/>
        <w:left w:val="none" w:sz="0" w:space="0" w:color="auto"/>
        <w:bottom w:val="none" w:sz="0" w:space="0" w:color="auto"/>
        <w:right w:val="none" w:sz="0" w:space="0" w:color="auto"/>
      </w:divBdr>
    </w:div>
    <w:div w:id="636379062">
      <w:bodyDiv w:val="1"/>
      <w:marLeft w:val="0"/>
      <w:marRight w:val="0"/>
      <w:marTop w:val="0"/>
      <w:marBottom w:val="0"/>
      <w:divBdr>
        <w:top w:val="none" w:sz="0" w:space="0" w:color="auto"/>
        <w:left w:val="none" w:sz="0" w:space="0" w:color="auto"/>
        <w:bottom w:val="none" w:sz="0" w:space="0" w:color="auto"/>
        <w:right w:val="none" w:sz="0" w:space="0" w:color="auto"/>
      </w:divBdr>
    </w:div>
    <w:div w:id="816535612">
      <w:bodyDiv w:val="1"/>
      <w:marLeft w:val="0"/>
      <w:marRight w:val="0"/>
      <w:marTop w:val="0"/>
      <w:marBottom w:val="0"/>
      <w:divBdr>
        <w:top w:val="none" w:sz="0" w:space="0" w:color="auto"/>
        <w:left w:val="none" w:sz="0" w:space="0" w:color="auto"/>
        <w:bottom w:val="none" w:sz="0" w:space="0" w:color="auto"/>
        <w:right w:val="none" w:sz="0" w:space="0" w:color="auto"/>
      </w:divBdr>
    </w:div>
    <w:div w:id="890188770">
      <w:bodyDiv w:val="1"/>
      <w:marLeft w:val="0"/>
      <w:marRight w:val="0"/>
      <w:marTop w:val="0"/>
      <w:marBottom w:val="0"/>
      <w:divBdr>
        <w:top w:val="none" w:sz="0" w:space="0" w:color="auto"/>
        <w:left w:val="none" w:sz="0" w:space="0" w:color="auto"/>
        <w:bottom w:val="none" w:sz="0" w:space="0" w:color="auto"/>
        <w:right w:val="none" w:sz="0" w:space="0" w:color="auto"/>
      </w:divBdr>
    </w:div>
    <w:div w:id="922028616">
      <w:bodyDiv w:val="1"/>
      <w:marLeft w:val="0"/>
      <w:marRight w:val="0"/>
      <w:marTop w:val="0"/>
      <w:marBottom w:val="0"/>
      <w:divBdr>
        <w:top w:val="none" w:sz="0" w:space="0" w:color="auto"/>
        <w:left w:val="none" w:sz="0" w:space="0" w:color="auto"/>
        <w:bottom w:val="none" w:sz="0" w:space="0" w:color="auto"/>
        <w:right w:val="none" w:sz="0" w:space="0" w:color="auto"/>
      </w:divBdr>
    </w:div>
    <w:div w:id="947661811">
      <w:bodyDiv w:val="1"/>
      <w:marLeft w:val="0"/>
      <w:marRight w:val="0"/>
      <w:marTop w:val="0"/>
      <w:marBottom w:val="0"/>
      <w:divBdr>
        <w:top w:val="none" w:sz="0" w:space="0" w:color="auto"/>
        <w:left w:val="none" w:sz="0" w:space="0" w:color="auto"/>
        <w:bottom w:val="none" w:sz="0" w:space="0" w:color="auto"/>
        <w:right w:val="none" w:sz="0" w:space="0" w:color="auto"/>
      </w:divBdr>
    </w:div>
    <w:div w:id="1092047494">
      <w:bodyDiv w:val="1"/>
      <w:marLeft w:val="0"/>
      <w:marRight w:val="0"/>
      <w:marTop w:val="0"/>
      <w:marBottom w:val="0"/>
      <w:divBdr>
        <w:top w:val="none" w:sz="0" w:space="0" w:color="auto"/>
        <w:left w:val="none" w:sz="0" w:space="0" w:color="auto"/>
        <w:bottom w:val="none" w:sz="0" w:space="0" w:color="auto"/>
        <w:right w:val="none" w:sz="0" w:space="0" w:color="auto"/>
      </w:divBdr>
    </w:div>
    <w:div w:id="1153448402">
      <w:bodyDiv w:val="1"/>
      <w:marLeft w:val="0"/>
      <w:marRight w:val="0"/>
      <w:marTop w:val="0"/>
      <w:marBottom w:val="0"/>
      <w:divBdr>
        <w:top w:val="none" w:sz="0" w:space="0" w:color="auto"/>
        <w:left w:val="none" w:sz="0" w:space="0" w:color="auto"/>
        <w:bottom w:val="none" w:sz="0" w:space="0" w:color="auto"/>
        <w:right w:val="none" w:sz="0" w:space="0" w:color="auto"/>
      </w:divBdr>
    </w:div>
    <w:div w:id="1445078326">
      <w:bodyDiv w:val="1"/>
      <w:marLeft w:val="0"/>
      <w:marRight w:val="0"/>
      <w:marTop w:val="0"/>
      <w:marBottom w:val="0"/>
      <w:divBdr>
        <w:top w:val="none" w:sz="0" w:space="0" w:color="auto"/>
        <w:left w:val="none" w:sz="0" w:space="0" w:color="auto"/>
        <w:bottom w:val="none" w:sz="0" w:space="0" w:color="auto"/>
        <w:right w:val="none" w:sz="0" w:space="0" w:color="auto"/>
      </w:divBdr>
    </w:div>
    <w:div w:id="1768188009">
      <w:bodyDiv w:val="1"/>
      <w:marLeft w:val="0"/>
      <w:marRight w:val="0"/>
      <w:marTop w:val="0"/>
      <w:marBottom w:val="0"/>
      <w:divBdr>
        <w:top w:val="none" w:sz="0" w:space="0" w:color="auto"/>
        <w:left w:val="none" w:sz="0" w:space="0" w:color="auto"/>
        <w:bottom w:val="none" w:sz="0" w:space="0" w:color="auto"/>
        <w:right w:val="none" w:sz="0" w:space="0" w:color="auto"/>
      </w:divBdr>
    </w:div>
    <w:div w:id="1784108722">
      <w:bodyDiv w:val="1"/>
      <w:marLeft w:val="0"/>
      <w:marRight w:val="0"/>
      <w:marTop w:val="0"/>
      <w:marBottom w:val="0"/>
      <w:divBdr>
        <w:top w:val="none" w:sz="0" w:space="0" w:color="auto"/>
        <w:left w:val="none" w:sz="0" w:space="0" w:color="auto"/>
        <w:bottom w:val="none" w:sz="0" w:space="0" w:color="auto"/>
        <w:right w:val="none" w:sz="0" w:space="0" w:color="auto"/>
      </w:divBdr>
    </w:div>
    <w:div w:id="1972831378">
      <w:bodyDiv w:val="1"/>
      <w:marLeft w:val="0"/>
      <w:marRight w:val="0"/>
      <w:marTop w:val="0"/>
      <w:marBottom w:val="0"/>
      <w:divBdr>
        <w:top w:val="none" w:sz="0" w:space="0" w:color="auto"/>
        <w:left w:val="none" w:sz="0" w:space="0" w:color="auto"/>
        <w:bottom w:val="none" w:sz="0" w:space="0" w:color="auto"/>
        <w:right w:val="none" w:sz="0" w:space="0" w:color="auto"/>
      </w:divBdr>
      <w:divsChild>
        <w:div w:id="1218081402">
          <w:marLeft w:val="0"/>
          <w:marRight w:val="0"/>
          <w:marTop w:val="0"/>
          <w:marBottom w:val="0"/>
          <w:divBdr>
            <w:top w:val="none" w:sz="0" w:space="0" w:color="auto"/>
            <w:left w:val="none" w:sz="0" w:space="0" w:color="auto"/>
            <w:bottom w:val="none" w:sz="0" w:space="0" w:color="auto"/>
            <w:right w:val="none" w:sz="0" w:space="0" w:color="auto"/>
          </w:divBdr>
        </w:div>
      </w:divsChild>
    </w:div>
    <w:div w:id="1973248590">
      <w:bodyDiv w:val="1"/>
      <w:marLeft w:val="0"/>
      <w:marRight w:val="0"/>
      <w:marTop w:val="0"/>
      <w:marBottom w:val="0"/>
      <w:divBdr>
        <w:top w:val="none" w:sz="0" w:space="0" w:color="auto"/>
        <w:left w:val="none" w:sz="0" w:space="0" w:color="auto"/>
        <w:bottom w:val="none" w:sz="0" w:space="0" w:color="auto"/>
        <w:right w:val="none" w:sz="0" w:space="0" w:color="auto"/>
      </w:divBdr>
    </w:div>
    <w:div w:id="2030983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C04EB-D81B-4BE0-BA46-70171EB26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6760</TotalTime>
  <Pages>33</Pages>
  <Words>25971</Words>
  <Characters>148040</Characters>
  <Application>Microsoft Office Word</Application>
  <DocSecurity>0</DocSecurity>
  <Lines>1233</Lines>
  <Paragraphs>347</Paragraphs>
  <ScaleCrop>false</ScaleCrop>
  <HeadingPairs>
    <vt:vector size="2" baseType="variant">
      <vt:variant>
        <vt:lpstr>Title</vt:lpstr>
      </vt:variant>
      <vt:variant>
        <vt:i4>1</vt:i4>
      </vt:variant>
    </vt:vector>
  </HeadingPairs>
  <TitlesOfParts>
    <vt:vector size="1" baseType="lpstr">
      <vt:lpstr/>
    </vt:vector>
  </TitlesOfParts>
  <Company>UiB</Company>
  <LinksUpToDate>false</LinksUpToDate>
  <CharactersWithSpaces>173664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Guittar</dc:creator>
  <cp:lastModifiedBy>John Guittar</cp:lastModifiedBy>
  <cp:revision>8</cp:revision>
  <cp:lastPrinted>2015-06-17T00:49:00Z</cp:lastPrinted>
  <dcterms:created xsi:type="dcterms:W3CDTF">2016-03-28T23:29:00Z</dcterms:created>
  <dcterms:modified xsi:type="dcterms:W3CDTF">2016-04-13T03:22:00Z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guittarj@umich.edu@www.mendeley.com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http://www.zotero.org/styles/bibtex</vt:lpwstr>
  </property>
  <property fmtid="{D5CDD505-2E9C-101B-9397-08002B2CF9AE}" pid="8" name="Mendeley Recent Style Name 1_1">
    <vt:lpwstr>BibTeX generic citation style</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http://csl.mendeley.com/styles/2355421/ecology-letters</vt:lpwstr>
  </property>
  <property fmtid="{D5CDD505-2E9C-101B-9397-08002B2CF9AE}" pid="14" name="Mendeley Recent Style Name 4_1">
    <vt:lpwstr>Ecology Letters - John Guittar</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